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60" w:lineRule="auto"/>
        <w:jc w:val="center"/>
        <w:rPr/>
      </w:pPr>
      <w:r w:rsidDel="00000000" w:rsidR="00000000" w:rsidRPr="00000000">
        <w:rPr>
          <w:b w:val="1"/>
          <w:bCs w:val="1"/>
          <w:color w:val="1f3864"/>
          <w:sz w:val="40"/>
          <w:szCs w:val="40"/>
          <w:rtl w:val="0"/>
        </w:rPr>
        <w:t xml:space="preserve">Producer lane fixture</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i w:val="1"/>
          <w:iCs w:val="1"/>
          <w:color w:val="595959"/>
          <w:sz w:val="24"/>
          <w:szCs w:val="24"/>
          <w:rtl w:val="0"/>
        </w:rPr>
        <w:t xml:space="preserve">Not a demonstration. This file is here so that the importer meets markup a real word processor writes.</w:t>
      </w:r>
      <w:r w:rsidDel="00000000" w:rsidR="00000000" w:rsidRPr="00000000">
        <w:rPr>
          <w:rtl w:val="0"/>
        </w:rPr>
      </w:r>
    </w:p>
    <w:p w:rsidR="00000000" w:rsidDel="00000000" w:rsidP="00000000" w:rsidRDefault="00000000" w:rsidRPr="00000000" w14:paraId="00000003">
      <w:pPr>
        <w:pStyle w:val="Heading2"/>
        <w:spacing w:after="120" w:before="320" w:lineRule="auto"/>
        <w:rPr/>
      </w:pPr>
      <w:r w:rsidDel="00000000" w:rsidR="00000000" w:rsidRPr="00000000">
        <w:rPr>
          <w:b w:val="1"/>
          <w:bCs w:val="1"/>
          <w:color w:val="1f3864"/>
          <w:sz w:val="26"/>
          <w:szCs w:val="26"/>
          <w:rtl w:val="0"/>
        </w:rPr>
        <w:t xml:space="preserve">1. Why this file is here</w:t>
      </w:r>
      <w:r w:rsidDel="00000000" w:rsidR="00000000" w:rsidRPr="00000000">
        <w:rPr>
          <w:rtl w:val="0"/>
        </w:rPr>
      </w:r>
    </w:p>
    <w:p w:rsidR="00000000" w:rsidDel="00000000" w:rsidP="00000000" w:rsidRDefault="00000000" w:rsidRPr="00000000" w14:paraId="00000004">
      <w:pPr>
        <w:spacing w:after="140" w:line="276" w:lineRule="auto"/>
        <w:jc w:val="both"/>
        <w:rPr/>
      </w:pPr>
      <w:r w:rsidDel="00000000" w:rsidR="00000000" w:rsidRPr="00000000">
        <w:rPr>
          <w:sz w:val="22"/>
          <w:szCs w:val="22"/>
          <w:rtl w:val="0"/>
        </w:rPr>
        <w:t xml:space="preserve">Every other fixture in this repository is </w:t>
      </w:r>
      <w:r w:rsidDel="00000000" w:rsidR="00000000" w:rsidRPr="00000000">
        <w:rPr>
          <w:b w:val="1"/>
          <w:bCs w:val="1"/>
          <w:sz w:val="22"/>
          <w:szCs w:val="22"/>
          <w:rtl w:val="0"/>
        </w:rPr>
        <w:t xml:space="preserve">built from controlled XML</w:t>
      </w:r>
      <w:r w:rsidDel="00000000" w:rsidR="00000000" w:rsidRPr="00000000">
        <w:rPr>
          <w:sz w:val="22"/>
          <w:szCs w:val="22"/>
          <w:rtl w:val="0"/>
        </w:rPr>
        <w:t xml:space="preserve">, so the corpus holds only markup this project chose to write. This one was saved by a word processor instead, and its text was rewritten afterwards so that nobody reading a failure can mistake it for the readable demo.</w:t>
      </w:r>
      <w:r w:rsidDel="00000000" w:rsidR="00000000" w:rsidRPr="00000000">
        <w:rPr>
          <w:rtl w:val="0"/>
        </w:rPr>
      </w:r>
    </w:p>
    <w:p w:rsidR="00000000" w:rsidDel="00000000" w:rsidP="00000000" w:rsidRDefault="00000000" w:rsidRPr="00000000" w14:paraId="00000005">
      <w:pPr>
        <w:spacing w:after="140" w:line="276" w:lineRule="auto"/>
        <w:jc w:val="both"/>
        <w:rPr/>
      </w:pPr>
      <w:r w:rsidDel="00000000" w:rsidR="00000000" w:rsidRPr="00000000">
        <w:rPr>
          <w:sz w:val="22"/>
          <w:szCs w:val="22"/>
          <w:rtl w:val="0"/>
        </w:rPr>
        <w:t xml:space="preserve">A producer stamps a revision identifier on every run and an identifier on every paragraph, writes its own defaults over properties no author set, and reaches for shapes the schema authors did not expect. None of that is worth </w:t>
      </w:r>
      <w:r w:rsidDel="00000000" w:rsidR="00000000" w:rsidRPr="00000000">
        <w:rPr>
          <w:b w:val="1"/>
          <w:bCs w:val="1"/>
          <w:sz w:val="22"/>
          <w:szCs w:val="22"/>
          <w:rtl w:val="0"/>
        </w:rPr>
        <w:t xml:space="preserve">inventing by hand</w:t>
      </w:r>
      <w:r w:rsidDel="00000000" w:rsidR="00000000" w:rsidRPr="00000000">
        <w:rPr>
          <w:sz w:val="22"/>
          <w:szCs w:val="22"/>
          <w:rtl w:val="0"/>
        </w:rPr>
        <w:t xml:space="preserve">, and the point of the lane is that the reader survives it. The paragraph you are reading carries a </w:t>
      </w:r>
      <w:r w:rsidDel="00000000" w:rsidR="00000000" w:rsidRPr="00000000">
        <w:rPr>
          <w:b w:val="1"/>
          <w:bCs w:val="1"/>
          <w:sz w:val="22"/>
          <w:szCs w:val="22"/>
          <w:rtl w:val="0"/>
        </w:rPr>
        <w:t xml:space="preserve">suggested edit</w:t>
      </w:r>
      <w:r w:rsidDel="00000000" w:rsidR="00000000" w:rsidRPr="00000000">
        <w:rPr>
          <w:sz w:val="22"/>
          <w:szCs w:val="22"/>
          <w:rtl w:val="0"/>
        </w:rPr>
        <w:t xml:space="preserve"> left in on purpose, so that the importer meets revision markup it has no mo</w:t>
      </w:r>
      <w:ins w:author="Reviewer A" w:id="0" w:date="2026-01-01T00:00:00Z">
        <w:r w:rsidDel="00000000" w:rsidR="00000000" w:rsidRPr="00000000">
          <w:rPr>
            <w:sz w:val="22"/>
            <w:szCs w:val="22"/>
            <w:rtl w:val="0"/>
          </w:rPr>
          <w:t xml:space="preserve">Should this sentence say more?</w:t>
        </w:r>
      </w:ins>
      <w:r w:rsidDel="00000000" w:rsidR="00000000" w:rsidRPr="00000000">
        <w:rPr>
          <w:sz w:val="22"/>
          <w:szCs w:val="22"/>
          <w:rtl w:val="0"/>
        </w:rPr>
        <w:t xml:space="preserve">del for, and the notes the document opens with say so.</w:t>
      </w:r>
      <w:r w:rsidDel="00000000" w:rsidR="00000000" w:rsidRPr="00000000">
        <w:rPr>
          <w:rtl w:val="0"/>
        </w:rPr>
      </w:r>
    </w:p>
    <w:p w:rsidR="00000000" w:rsidDel="00000000" w:rsidP="00000000" w:rsidRDefault="00000000" w:rsidRPr="00000000" w14:paraId="00000006">
      <w:pPr>
        <w:pStyle w:val="Heading2"/>
        <w:spacing w:after="120" w:before="320" w:lineRule="auto"/>
        <w:rPr/>
      </w:pPr>
      <w:r w:rsidDel="00000000" w:rsidR="00000000" w:rsidRPr="00000000">
        <w:rPr>
          <w:b w:val="1"/>
          <w:bCs w:val="1"/>
          <w:color w:val="1f3864"/>
          <w:sz w:val="26"/>
          <w:szCs w:val="26"/>
          <w:rtl w:val="0"/>
        </w:rPr>
        <w:t xml:space="preserve">2. What the two round trips promise</w:t>
      </w:r>
      <w:r w:rsidDel="00000000" w:rsidR="00000000" w:rsidRPr="00000000">
        <w:rPr>
          <w:rtl w:val="0"/>
        </w:rPr>
      </w:r>
    </w:p>
    <w:p w:rsidR="00000000" w:rsidDel="00000000" w:rsidP="00000000" w:rsidRDefault="00000000" w:rsidRPr="00000000" w14:paraId="00000007">
      <w:pPr>
        <w:spacing w:after="140" w:line="276" w:lineRule="auto"/>
        <w:jc w:val="both"/>
        <w:rPr/>
      </w:pPr>
      <w:r w:rsidDel="00000000" w:rsidR="00000000" w:rsidRPr="00000000">
        <w:rPr>
          <w:sz w:val="22"/>
          <w:szCs w:val="22"/>
          <w:rtl w:val="0"/>
        </w:rPr>
        <w:t xml:space="preserve">Opened and exported with no edit at all, every part of this package comes back </w:t>
      </w:r>
      <w:r w:rsidDel="00000000" w:rsidR="00000000" w:rsidRPr="00000000">
        <w:rPr>
          <w:b w:val="1"/>
          <w:bCs w:val="1"/>
          <w:sz w:val="22"/>
          <w:szCs w:val="22"/>
          <w:rtl w:val="0"/>
        </w:rPr>
        <w:t xml:space="preserve">byte for byte</w:t>
      </w:r>
      <w:r w:rsidDel="00000000" w:rsidR="00000000" w:rsidRPr="00000000">
        <w:rPr>
          <w:sz w:val="22"/>
          <w:szCs w:val="22"/>
          <w:rtl w:val="0"/>
        </w:rPr>
        <w:t xml:space="preserve">. That promise comes first, because a producer writes properties this reader has no model for and a rebuild would drop them without saying anything.</w:t>
      </w:r>
      <w:r w:rsidDel="00000000" w:rsidR="00000000" w:rsidRPr="00000000">
        <w:rPr>
          <w:rtl w:val="0"/>
        </w:rPr>
      </w:r>
    </w:p>
    <w:p w:rsidR="00000000" w:rsidDel="00000000" w:rsidP="00000000" w:rsidRDefault="00000000" w:rsidRPr="00000000" w14:paraId="00000008">
      <w:pPr>
        <w:spacing w:after="140" w:line="276" w:lineRule="auto"/>
        <w:jc w:val="both"/>
        <w:rPr/>
      </w:pPr>
      <w:r w:rsidDel="00000000" w:rsidR="00000000" w:rsidRPr="00000000">
        <w:rPr>
          <w:sz w:val="22"/>
          <w:szCs w:val="22"/>
          <w:rtl w:val="0"/>
        </w:rPr>
        <w:t xml:space="preserve">Editing one paragraph rewrites that paragraph and leaves the rest alone. The bytes before it and the bytes after it are still the producer's own, and a test compares them against the </w:t>
      </w:r>
      <w:r w:rsidDel="00000000" w:rsidR="00000000" w:rsidRPr="00000000">
        <w:rPr>
          <w:b w:val="1"/>
          <w:bCs w:val="1"/>
          <w:sz w:val="22"/>
          <w:szCs w:val="22"/>
          <w:rtl w:val="0"/>
        </w:rPr>
        <w:t xml:space="preserve">original package</w:t>
      </w:r>
      <w:r w:rsidDel="00000000" w:rsidR="00000000" w:rsidRPr="00000000">
        <w:rPr>
          <w:sz w:val="22"/>
          <w:szCs w:val="22"/>
          <w:rtl w:val="0"/>
        </w:rPr>
        <w:t xml:space="preserve"> rather than against anything this editor produced.</w:t>
      </w:r>
      <w:r w:rsidDel="00000000" w:rsidR="00000000" w:rsidRPr="00000000">
        <w:rPr>
          <w:rtl w:val="0"/>
        </w:rPr>
      </w:r>
    </w:p>
    <w:p w:rsidR="00000000" w:rsidDel="00000000" w:rsidP="00000000" w:rsidRDefault="00000000" w:rsidRPr="00000000" w14:paraId="00000009">
      <w:pPr>
        <w:pStyle w:val="Heading2"/>
        <w:spacing w:after="120" w:before="320" w:lineRule="auto"/>
        <w:rPr/>
      </w:pPr>
      <w:r w:rsidDel="00000000" w:rsidR="00000000" w:rsidRPr="00000000">
        <w:rPr>
          <w:b w:val="1"/>
          <w:bCs w:val="1"/>
          <w:color w:val="1f3864"/>
          <w:sz w:val="26"/>
          <w:szCs w:val="26"/>
          <w:rtl w:val="0"/>
        </w:rPr>
        <w:t xml:space="preserve">3. What this file is known to lose</w:t>
      </w:r>
      <w:r w:rsidDel="00000000" w:rsidR="00000000" w:rsidRPr="00000000">
        <w:rPr>
          <w:rtl w:val="0"/>
        </w:rPr>
      </w:r>
    </w:p>
    <w:p w:rsidR="00000000" w:rsidDel="00000000" w:rsidP="00000000" w:rsidRDefault="00000000" w:rsidRPr="00000000" w14:paraId="0000000A">
      <w:pPr>
        <w:spacing w:after="140" w:line="276" w:lineRule="auto"/>
        <w:jc w:val="both"/>
        <w:rPr/>
      </w:pPr>
      <w:r w:rsidDel="00000000" w:rsidR="00000000" w:rsidRPr="00000000">
        <w:rPr>
          <w:sz w:val="22"/>
          <w:szCs w:val="22"/>
          <w:rtl w:val="0"/>
        </w:rPr>
        <w:t xml:space="preserve">Three constructs in the body arrive as placeholders rather than as nodes: the suggested edit above, and the two markers that make up the bookmark further down. A snapshot beside the tests records all three, so a change in what this document keeps is approved rather than noticed later.</w:t>
      </w:r>
      <w:r w:rsidDel="00000000" w:rsidR="00000000" w:rsidRPr="00000000">
        <w:rPr>
          <w:rtl w:val="0"/>
        </w:rPr>
      </w:r>
    </w:p>
    <w:p w:rsidR="00000000" w:rsidDel="00000000" w:rsidP="00000000" w:rsidRDefault="00000000" w:rsidRPr="00000000" w14:paraId="0000000B">
      <w:pPr>
        <w:spacing w:after="140" w:line="276" w:lineRule="auto"/>
        <w:jc w:val="both"/>
        <w:rPr/>
      </w:pPr>
      <w:r w:rsidDel="00000000" w:rsidR="00000000" w:rsidRPr="00000000">
        <w:rPr>
          <w:sz w:val="22"/>
          <w:szCs w:val="22"/>
          <w:rtl w:val="0"/>
        </w:rPr>
        <w:t xml:space="preserve">Everything else in the body is modelled: headings, paragraph properties, run formatting, two list definitions, two tables, a link, a comment, a pair of notes and an inline picture.</w:t>
      </w:r>
      <w:r w:rsidDel="00000000" w:rsidR="00000000" w:rsidRPr="00000000">
        <w:rPr>
          <w:rtl w:val="0"/>
        </w:rPr>
      </w:r>
    </w:p>
    <w:p w:rsidR="00000000" w:rsidDel="00000000" w:rsidP="00000000" w:rsidRDefault="00000000" w:rsidRPr="00000000" w14:paraId="0000000C">
      <w:pPr>
        <w:shd w:fill="fff2cc" w:val="clear"/>
        <w:spacing w:after="200" w:before="200" w:line="240" w:lineRule="auto"/>
        <w:ind w:left="140" w:right="140" w:firstLine="0"/>
        <w:rPr/>
      </w:pPr>
      <w:r w:rsidDel="00000000" w:rsidR="00000000" w:rsidRPr="00000000">
        <w:rPr>
          <w:b w:val="1"/>
          <w:bCs w:val="1"/>
          <w:color w:val="7f4e14"/>
          <w:sz w:val="22"/>
          <w:szCs w:val="22"/>
          <w:rtl w:val="0"/>
        </w:rPr>
        <w:t xml:space="preserve">Note. </w:t>
      </w:r>
      <w:r w:rsidDel="00000000" w:rsidR="00000000" w:rsidRPr="00000000">
        <w:rPr>
          <w:color w:val="7f4e14"/>
          <w:sz w:val="22"/>
          <w:szCs w:val="22"/>
          <w:rtl w:val="0"/>
        </w:rPr>
        <w:t xml:space="preserve">Parts of what this producer wrote are not valid against the published schemas, and the export hands those bytes back unchanged rather than correcting them. The rejected shapes are listed with the fixture.</w:t>
      </w:r>
      <w:r w:rsidDel="00000000" w:rsidR="00000000" w:rsidRPr="00000000">
        <w:rPr>
          <w:rtl w:val="0"/>
        </w:rPr>
      </w:r>
    </w:p>
    <w:p w:rsidR="00000000" w:rsidDel="00000000" w:rsidP="00000000" w:rsidRDefault="00000000" w:rsidRPr="00000000" w14:paraId="0000000D">
      <w:pPr>
        <w:pStyle w:val="Heading2"/>
        <w:spacing w:after="120" w:before="320" w:lineRule="auto"/>
        <w:rPr/>
      </w:pPr>
      <w:r w:rsidDel="00000000" w:rsidR="00000000" w:rsidRPr="00000000">
        <w:rPr>
          <w:b w:val="1"/>
          <w:bCs w:val="1"/>
          <w:color w:val="1f3864"/>
          <w:sz w:val="26"/>
          <w:szCs w:val="26"/>
          <w:rtl w:val="0"/>
        </w:rPr>
        <w:t xml:space="preserve">4. How the sections below were made</w:t>
      </w:r>
      <w:r w:rsidDel="00000000" w:rsidR="00000000" w:rsidRPr="00000000">
        <w:rPr>
          <w:rtl w:val="0"/>
        </w:rPr>
      </w:r>
    </w:p>
    <w:p w:rsidR="00000000" w:rsidDel="00000000" w:rsidP="00000000" w:rsidRDefault="00000000" w:rsidRPr="00000000" w14:paraId="0000000E">
      <w:pPr>
        <w:spacing w:after="140" w:line="276" w:lineRule="auto"/>
        <w:jc w:val="both"/>
        <w:rPr/>
      </w:pPr>
      <w:r w:rsidDel="00000000" w:rsidR="00000000" w:rsidRPr="00000000">
        <w:rPr>
          <w:sz w:val="22"/>
          <w:szCs w:val="22"/>
          <w:rtl w:val="0"/>
        </w:rPr>
        <w:t xml:space="preserve">Each section was set with the producer's own controls rather than by editing XML, so the markup under it is whatever that software decided to save.</w:t>
      </w:r>
      <w:r w:rsidDel="00000000" w:rsidR="00000000" w:rsidRPr="00000000">
        <w:rPr>
          <w:rtl w:val="0"/>
        </w:rPr>
      </w:r>
    </w:p>
    <w:p w:rsidR="00000000" w:rsidDel="00000000" w:rsidP="00000000" w:rsidRDefault="00000000" w:rsidRPr="00000000" w14:paraId="0000000F">
      <w:pPr>
        <w:pStyle w:val="Heading1"/>
        <w:spacing w:after="160" w:before="0" w:lineRule="auto"/>
        <w:rPr/>
      </w:pPr>
      <w:r w:rsidDel="00000000" w:rsidR="00000000" w:rsidRPr="00000000">
        <w:br w:type="page"/>
      </w:r>
      <w:r w:rsidDel="00000000" w:rsidR="00000000" w:rsidRPr="00000000">
        <w:rPr>
          <w:b w:val="1"/>
          <w:bCs w:val="1"/>
          <w:color w:val="1f3864"/>
          <w:sz w:val="32"/>
          <w:szCs w:val="32"/>
          <w:rtl w:val="0"/>
        </w:rPr>
        <w:t xml:space="preserve">Markup samples</w:t>
      </w:r>
      <w:r w:rsidDel="00000000" w:rsidR="00000000" w:rsidRPr="00000000">
        <w:rPr>
          <w:rtl w:val="0"/>
        </w:rPr>
      </w:r>
    </w:p>
    <w:p w:rsidR="00000000" w:rsidDel="00000000" w:rsidP="00000000" w:rsidRDefault="00000000" w:rsidRPr="00000000" w14:paraId="00000010">
      <w:pPr>
        <w:spacing w:after="140" w:line="276" w:lineRule="auto"/>
        <w:jc w:val="both"/>
        <w:rPr/>
      </w:pPr>
      <w:r w:rsidDel="00000000" w:rsidR="00000000" w:rsidRPr="00000000">
        <w:rPr>
          <w:sz w:val="22"/>
          <w:szCs w:val="22"/>
          <w:rtl w:val="0"/>
        </w:rPr>
        <w:t xml:space="preserve">Every section from here on is named for what it exercises. The prose under a heading is filler with a purpose: it gives the reader something to rebuild, to demote, or to leave exactly as it stands.</w:t>
      </w:r>
      <w:r w:rsidDel="00000000" w:rsidR="00000000" w:rsidRPr="00000000">
        <w:rPr>
          <w:rtl w:val="0"/>
        </w:rPr>
      </w:r>
    </w:p>
    <w:p w:rsidR="00000000" w:rsidDel="00000000" w:rsidP="00000000" w:rsidRDefault="00000000" w:rsidRPr="00000000" w14:paraId="00000011">
      <w:pPr>
        <w:pStyle w:val="Heading2"/>
        <w:spacing w:after="120" w:before="320" w:lineRule="auto"/>
        <w:rPr/>
      </w:pPr>
      <w:r w:rsidDel="00000000" w:rsidR="00000000" w:rsidRPr="00000000">
        <w:rPr>
          <w:b w:val="1"/>
          <w:bCs w:val="1"/>
          <w:color w:val="1f3864"/>
          <w:sz w:val="26"/>
          <w:szCs w:val="26"/>
          <w:rtl w:val="0"/>
        </w:rPr>
        <w:t xml:space="preserve">5. Alignment</w:t>
      </w:r>
      <w:r w:rsidDel="00000000" w:rsidR="00000000" w:rsidRPr="00000000">
        <w:rPr>
          <w:rtl w:val="0"/>
        </w:rPr>
      </w:r>
    </w:p>
    <w:p w:rsidR="00000000" w:rsidDel="00000000" w:rsidP="00000000" w:rsidRDefault="00000000" w:rsidRPr="00000000" w14:paraId="00000012">
      <w:pPr>
        <w:spacing w:after="140" w:line="276" w:lineRule="auto"/>
        <w:jc w:val="left"/>
        <w:rPr/>
      </w:pPr>
      <w:r w:rsidDel="00000000" w:rsidR="00000000" w:rsidRPr="00000000">
        <w:rPr>
          <w:sz w:val="22"/>
          <w:szCs w:val="22"/>
          <w:rtl w:val="0"/>
        </w:rPr>
        <w:t xml:space="preserve">This paragraph is aligned left, which is what the producer writes when nothing asked for anything else.</w:t>
      </w:r>
      <w:r w:rsidDel="00000000" w:rsidR="00000000" w:rsidRPr="00000000">
        <w:rPr>
          <w:rtl w:val="0"/>
        </w:rPr>
      </w:r>
    </w:p>
    <w:p w:rsidR="00000000" w:rsidDel="00000000" w:rsidP="00000000" w:rsidRDefault="00000000" w:rsidRPr="00000000" w14:paraId="00000013">
      <w:pPr>
        <w:spacing w:after="140" w:line="276" w:lineRule="auto"/>
        <w:jc w:val="center"/>
        <w:rPr/>
      </w:pPr>
      <w:r w:rsidDel="00000000" w:rsidR="00000000" w:rsidRPr="00000000">
        <w:rPr>
          <w:sz w:val="22"/>
          <w:szCs w:val="22"/>
          <w:rtl w:val="0"/>
        </w:rPr>
        <w:t xml:space="preserve">This paragraph is centred. Alignment belongs to the paragraph, so it travels with the block the exporter rebuilds rather than with a run inside it.</w:t>
      </w:r>
      <w:r w:rsidDel="00000000" w:rsidR="00000000" w:rsidRPr="00000000">
        <w:rPr>
          <w:rtl w:val="0"/>
        </w:rPr>
      </w:r>
    </w:p>
    <w:p w:rsidR="00000000" w:rsidDel="00000000" w:rsidP="00000000" w:rsidRDefault="00000000" w:rsidRPr="00000000" w14:paraId="00000014">
      <w:pPr>
        <w:spacing w:after="140" w:line="276" w:lineRule="auto"/>
        <w:jc w:val="right"/>
        <w:rPr/>
      </w:pPr>
      <w:r w:rsidDel="00000000" w:rsidR="00000000" w:rsidRPr="00000000">
        <w:rPr>
          <w:sz w:val="22"/>
          <w:szCs w:val="22"/>
          <w:rtl w:val="0"/>
        </w:rPr>
        <w:t xml:space="preserve">This paragraph is aligned right. Reading it back has to give the same property, because a lost alignment is a silent change to the page.</w:t>
      </w:r>
      <w:r w:rsidDel="00000000" w:rsidR="00000000" w:rsidRPr="00000000">
        <w:rPr>
          <w:rtl w:val="0"/>
        </w:rPr>
      </w:r>
    </w:p>
    <w:p w:rsidR="00000000" w:rsidDel="00000000" w:rsidP="00000000" w:rsidRDefault="00000000" w:rsidRPr="00000000" w14:paraId="00000015">
      <w:pPr>
        <w:spacing w:after="140" w:line="276" w:lineRule="auto"/>
        <w:jc w:val="both"/>
        <w:rPr/>
      </w:pPr>
      <w:r w:rsidDel="00000000" w:rsidR="00000000" w:rsidRPr="00000000">
        <w:rPr>
          <w:sz w:val="22"/>
          <w:szCs w:val="22"/>
          <w:rtl w:val="0"/>
        </w:rPr>
        <w:t xml:space="preserve">This paragraph is justified. The spacing between the words on every line but the last is stretched to reach both margins, and the property that asks for it survives untouched.</w:t>
      </w:r>
      <w:r w:rsidDel="00000000" w:rsidR="00000000" w:rsidRPr="00000000">
        <w:rPr>
          <w:rtl w:val="0"/>
        </w:rPr>
      </w:r>
    </w:p>
    <w:p w:rsidR="00000000" w:rsidDel="00000000" w:rsidP="00000000" w:rsidRDefault="00000000" w:rsidRPr="00000000" w14:paraId="00000016">
      <w:pPr>
        <w:pStyle w:val="Heading2"/>
        <w:spacing w:after="120" w:before="320" w:lineRule="auto"/>
        <w:rPr/>
      </w:pPr>
      <w:r w:rsidDel="00000000" w:rsidR="00000000" w:rsidRPr="00000000">
        <w:rPr>
          <w:b w:val="1"/>
          <w:bCs w:val="1"/>
          <w:color w:val="1f3864"/>
          <w:sz w:val="26"/>
          <w:szCs w:val="26"/>
          <w:rtl w:val="0"/>
        </w:rPr>
        <w:t xml:space="preserve">6. Indentation</w:t>
      </w:r>
      <w:r w:rsidDel="00000000" w:rsidR="00000000" w:rsidRPr="00000000">
        <w:rPr>
          <w:rtl w:val="0"/>
        </w:rPr>
      </w:r>
    </w:p>
    <w:p w:rsidR="00000000" w:rsidDel="00000000" w:rsidP="00000000" w:rsidRDefault="00000000" w:rsidRPr="00000000" w14:paraId="00000017">
      <w:pPr>
        <w:spacing w:after="140" w:line="276" w:lineRule="auto"/>
        <w:jc w:val="both"/>
        <w:rPr/>
      </w:pPr>
      <w:r w:rsidDel="00000000" w:rsidR="00000000" w:rsidRPr="00000000">
        <w:rPr>
          <w:sz w:val="22"/>
          <w:szCs w:val="22"/>
          <w:rtl w:val="0"/>
        </w:rPr>
        <w:t xml:space="preserve">An indent is a paragraph property as well, and the producer writes it in twips.</w:t>
      </w:r>
      <w:r w:rsidDel="00000000" w:rsidR="00000000" w:rsidRPr="00000000">
        <w:rPr>
          <w:rtl w:val="0"/>
        </w:rPr>
      </w:r>
    </w:p>
    <w:p w:rsidR="00000000" w:rsidDel="00000000" w:rsidP="00000000" w:rsidRDefault="00000000" w:rsidRPr="00000000" w14:paraId="00000018">
      <w:pPr>
        <w:spacing w:after="140" w:line="276" w:lineRule="auto"/>
        <w:ind w:left="720" w:firstLine="0"/>
        <w:jc w:val="both"/>
        <w:rPr/>
      </w:pPr>
      <w:r w:rsidDel="00000000" w:rsidR="00000000" w:rsidRPr="00000000">
        <w:rPr>
          <w:sz w:val="22"/>
          <w:szCs w:val="22"/>
          <w:rtl w:val="0"/>
        </w:rPr>
        <w:t xml:space="preserve">This paragraph is indented from the left margin. Whatever value the producer chose is kept as it stands, whether or not this editor would have chosen the same one.</w:t>
      </w:r>
      <w:r w:rsidDel="00000000" w:rsidR="00000000" w:rsidRPr="00000000">
        <w:rPr>
          <w:rtl w:val="0"/>
        </w:rPr>
      </w:r>
    </w:p>
    <w:p w:rsidR="00000000" w:rsidDel="00000000" w:rsidP="00000000" w:rsidRDefault="00000000" w:rsidRPr="00000000" w14:paraId="00000019">
      <w:pPr>
        <w:pStyle w:val="Heading2"/>
        <w:spacing w:after="120" w:before="320" w:lineRule="auto"/>
        <w:rPr/>
      </w:pPr>
      <w:r w:rsidDel="00000000" w:rsidR="00000000" w:rsidRPr="00000000">
        <w:rPr>
          <w:b w:val="1"/>
          <w:bCs w:val="1"/>
          <w:color w:val="1f3864"/>
          <w:sz w:val="26"/>
          <w:szCs w:val="26"/>
          <w:rtl w:val="0"/>
        </w:rPr>
        <w:t xml:space="preserve">7. Line spacing</w:t>
      </w:r>
      <w:r w:rsidDel="00000000" w:rsidR="00000000" w:rsidRPr="00000000">
        <w:rPr>
          <w:rtl w:val="0"/>
        </w:rPr>
      </w:r>
    </w:p>
    <w:p w:rsidR="00000000" w:rsidDel="00000000" w:rsidP="00000000" w:rsidRDefault="00000000" w:rsidRPr="00000000" w14:paraId="0000001A">
      <w:pPr>
        <w:spacing w:after="140" w:line="276" w:lineRule="auto"/>
        <w:jc w:val="both"/>
        <w:rPr/>
      </w:pPr>
      <w:r w:rsidDel="00000000" w:rsidR="00000000" w:rsidRPr="00000000">
        <w:rPr>
          <w:sz w:val="22"/>
          <w:szCs w:val="22"/>
          <w:rtl w:val="0"/>
        </w:rPr>
        <w:t xml:space="preserve">Line spacing is counted in fractions of a line rather than in points.</w:t>
      </w:r>
      <w:r w:rsidDel="00000000" w:rsidR="00000000" w:rsidRPr="00000000">
        <w:rPr>
          <w:rtl w:val="0"/>
        </w:rPr>
      </w:r>
    </w:p>
    <w:p w:rsidR="00000000" w:rsidDel="00000000" w:rsidP="00000000" w:rsidRDefault="00000000" w:rsidRPr="00000000" w14:paraId="0000001B">
      <w:pPr>
        <w:spacing w:after="140" w:line="240" w:lineRule="auto"/>
        <w:jc w:val="both"/>
        <w:rPr/>
      </w:pPr>
      <w:r w:rsidDel="00000000" w:rsidR="00000000" w:rsidRPr="00000000">
        <w:rPr>
          <w:sz w:val="22"/>
          <w:szCs w:val="22"/>
          <w:rtl w:val="0"/>
        </w:rPr>
        <w:t xml:space="preserve">This paragraph is single spaced. Its lines sit as close together as the typeface asks for.</w:t>
      </w:r>
      <w:r w:rsidDel="00000000" w:rsidR="00000000" w:rsidRPr="00000000">
        <w:rPr>
          <w:rtl w:val="0"/>
        </w:rPr>
      </w:r>
    </w:p>
    <w:p w:rsidR="00000000" w:rsidDel="00000000" w:rsidP="00000000" w:rsidRDefault="00000000" w:rsidRPr="00000000" w14:paraId="0000001C">
      <w:pPr>
        <w:spacing w:after="140" w:line="276" w:lineRule="auto"/>
        <w:jc w:val="both"/>
        <w:rPr/>
      </w:pPr>
      <w:r w:rsidDel="00000000" w:rsidR="00000000" w:rsidRPr="00000000">
        <w:rPr>
          <w:sz w:val="22"/>
          <w:szCs w:val="22"/>
          <w:rtl w:val="0"/>
        </w:rPr>
        <w:t xml:space="preserve">This paragraph is set a little looser than single, which is what the producer applies to a new document on its own.</w:t>
      </w:r>
      <w:r w:rsidDel="00000000" w:rsidR="00000000" w:rsidRPr="00000000">
        <w:rPr>
          <w:rtl w:val="0"/>
        </w:rPr>
      </w:r>
    </w:p>
    <w:p w:rsidR="00000000" w:rsidDel="00000000" w:rsidP="00000000" w:rsidRDefault="00000000" w:rsidRPr="00000000" w14:paraId="0000001D">
      <w:pPr>
        <w:spacing w:after="140" w:line="480" w:lineRule="auto"/>
        <w:jc w:val="both"/>
        <w:rPr/>
      </w:pPr>
      <w:r w:rsidDel="00000000" w:rsidR="00000000" w:rsidRPr="00000000">
        <w:rPr>
          <w:sz w:val="22"/>
          <w:szCs w:val="22"/>
          <w:rtl w:val="0"/>
        </w:rPr>
        <w:t xml:space="preserve">This paragraph is double spaced, so the setting is unmistakable beside the two above it.</w:t>
      </w:r>
      <w:r w:rsidDel="00000000" w:rsidR="00000000" w:rsidRPr="00000000">
        <w:rPr>
          <w:rtl w:val="0"/>
        </w:rPr>
      </w:r>
    </w:p>
    <w:p w:rsidR="00000000" w:rsidDel="00000000" w:rsidP="00000000" w:rsidRDefault="00000000" w:rsidRPr="00000000" w14:paraId="0000001E">
      <w:pPr>
        <w:pStyle w:val="Heading2"/>
        <w:spacing w:after="120" w:before="320" w:lineRule="auto"/>
        <w:rPr/>
      </w:pPr>
      <w:r w:rsidDel="00000000" w:rsidR="00000000" w:rsidRPr="00000000">
        <w:rPr>
          <w:b w:val="1"/>
          <w:bCs w:val="1"/>
          <w:color w:val="1f3864"/>
          <w:sz w:val="26"/>
          <w:szCs w:val="26"/>
          <w:rtl w:val="0"/>
        </w:rPr>
        <w:t xml:space="preserve">8. Run formatting</w:t>
      </w:r>
      <w:r w:rsidDel="00000000" w:rsidR="00000000" w:rsidRPr="00000000">
        <w:rPr>
          <w:rtl w:val="0"/>
        </w:rPr>
      </w:r>
    </w:p>
    <w:p w:rsidR="00000000" w:rsidDel="00000000" w:rsidP="00000000" w:rsidRDefault="00000000" w:rsidRPr="00000000" w14:paraId="0000001F">
      <w:pPr>
        <w:spacing w:after="140" w:line="276" w:lineRule="auto"/>
        <w:jc w:val="both"/>
        <w:rPr/>
      </w:pPr>
      <w:r w:rsidDel="00000000" w:rsidR="00000000" w:rsidRPr="00000000">
        <w:rPr>
          <w:sz w:val="22"/>
          <w:szCs w:val="22"/>
          <w:rtl w:val="0"/>
        </w:rPr>
        <w:t xml:space="preserve">Formatting belongs to the run, so one sentence can carry several at once: this stretch is </w:t>
      </w:r>
      <w:r w:rsidDel="00000000" w:rsidR="00000000" w:rsidRPr="00000000">
        <w:rPr>
          <w:b w:val="1"/>
          <w:bCs w:val="1"/>
          <w:sz w:val="22"/>
          <w:szCs w:val="22"/>
          <w:rtl w:val="0"/>
        </w:rPr>
        <w:t xml:space="preserve">bold</w:t>
      </w:r>
      <w:r w:rsidDel="00000000" w:rsidR="00000000" w:rsidRPr="00000000">
        <w:rPr>
          <w:sz w:val="22"/>
          <w:szCs w:val="22"/>
          <w:rtl w:val="0"/>
        </w:rPr>
        <w:t xml:space="preserve">, this one is </w:t>
      </w:r>
      <w:r w:rsidDel="00000000" w:rsidR="00000000" w:rsidRPr="00000000">
        <w:rPr>
          <w:i w:val="1"/>
          <w:iCs w:val="1"/>
          <w:sz w:val="22"/>
          <w:szCs w:val="22"/>
          <w:rtl w:val="0"/>
        </w:rPr>
        <w:t xml:space="preserve">italic</w:t>
      </w:r>
      <w:r w:rsidDel="00000000" w:rsidR="00000000" w:rsidRPr="00000000">
        <w:rPr>
          <w:sz w:val="22"/>
          <w:szCs w:val="22"/>
          <w:rtl w:val="0"/>
        </w:rPr>
        <w:t xml:space="preserve">, this one is </w:t>
      </w:r>
      <w:r w:rsidDel="00000000" w:rsidR="00000000" w:rsidRPr="00000000">
        <w:rPr>
          <w:sz w:val="22"/>
          <w:szCs w:val="22"/>
          <w:u w:val="single"/>
          <w:rtl w:val="0"/>
        </w:rPr>
        <w:t xml:space="preserve">underlined</w:t>
      </w:r>
      <w:r w:rsidDel="00000000" w:rsidR="00000000" w:rsidRPr="00000000">
        <w:rPr>
          <w:sz w:val="22"/>
          <w:szCs w:val="22"/>
          <w:rtl w:val="0"/>
        </w:rPr>
        <w:t xml:space="preserve"> and </w:t>
      </w:r>
      <w:r w:rsidDel="00000000" w:rsidR="00000000" w:rsidRPr="00000000">
        <w:rPr>
          <w:strike w:val="1"/>
          <w:sz w:val="22"/>
          <w:szCs w:val="22"/>
          <w:rtl w:val="0"/>
        </w:rPr>
        <w:t xml:space="preserve">this one is struck through</w:t>
      </w:r>
      <w:r w:rsidDel="00000000" w:rsidR="00000000" w:rsidRPr="00000000">
        <w:rPr>
          <w:sz w:val="22"/>
          <w:szCs w:val="22"/>
          <w:rtl w:val="0"/>
        </w:rPr>
        <w:t xml:space="preserve">, each of them a run of its own in the markup.</w:t>
      </w:r>
      <w:r w:rsidDel="00000000" w:rsidR="00000000" w:rsidRPr="00000000">
        <w:rPr>
          <w:rtl w:val="0"/>
        </w:rPr>
      </w:r>
    </w:p>
    <w:p w:rsidR="00000000" w:rsidDel="00000000" w:rsidP="00000000" w:rsidRDefault="00000000" w:rsidRPr="00000000" w14:paraId="00000020">
      <w:pPr>
        <w:spacing w:after="140" w:line="276" w:lineRule="auto"/>
        <w:jc w:val="both"/>
        <w:rPr/>
      </w:pPr>
      <w:r w:rsidDel="00000000" w:rsidR="00000000" w:rsidRPr="00000000">
        <w:rPr>
          <w:sz w:val="22"/>
          <w:szCs w:val="22"/>
          <w:rtl w:val="0"/>
        </w:rPr>
        <w:t xml:space="preserve">A size is written in half points, so </w:t>
      </w:r>
      <w:r w:rsidDel="00000000" w:rsidR="00000000" w:rsidRPr="00000000">
        <w:rPr>
          <w:sz w:val="16"/>
          <w:szCs w:val="16"/>
          <w:rtl w:val="0"/>
        </w:rPr>
        <w:t xml:space="preserve">this run is smaller</w:t>
      </w:r>
      <w:r w:rsidDel="00000000" w:rsidR="00000000" w:rsidRPr="00000000">
        <w:rPr>
          <w:sz w:val="22"/>
          <w:szCs w:val="22"/>
          <w:rtl w:val="0"/>
        </w:rPr>
        <w:t xml:space="preserve"> and </w:t>
      </w:r>
      <w:r w:rsidDel="00000000" w:rsidR="00000000" w:rsidRPr="00000000">
        <w:rPr>
          <w:sz w:val="28"/>
          <w:szCs w:val="28"/>
          <w:rtl w:val="0"/>
        </w:rPr>
        <w:t xml:space="preserve">this one larger</w:t>
      </w:r>
      <w:r w:rsidDel="00000000" w:rsidR="00000000" w:rsidRPr="00000000">
        <w:rPr>
          <w:sz w:val="22"/>
          <w:szCs w:val="22"/>
          <w:rtl w:val="0"/>
        </w:rPr>
        <w:t xml:space="preserve"> than the text around them. Colour and shading are run properties too: </w:t>
      </w:r>
      <w:r w:rsidDel="00000000" w:rsidR="00000000" w:rsidRPr="00000000">
        <w:rPr>
          <w:color w:val="1f3864"/>
          <w:sz w:val="22"/>
          <w:szCs w:val="22"/>
          <w:rtl w:val="0"/>
        </w:rPr>
        <w:t xml:space="preserve">this run is coloured</w:t>
      </w:r>
      <w:r w:rsidDel="00000000" w:rsidR="00000000" w:rsidRPr="00000000">
        <w:rPr>
          <w:sz w:val="22"/>
          <w:szCs w:val="22"/>
          <w:rtl w:val="0"/>
        </w:rPr>
        <w:t xml:space="preserve">, and </w:t>
      </w:r>
      <w:r w:rsidDel="00000000" w:rsidR="00000000" w:rsidRPr="00000000">
        <w:rPr>
          <w:sz w:val="22"/>
          <w:szCs w:val="22"/>
          <w:shd w:fill="fff2cc" w:val="clear"/>
          <w:rtl w:val="0"/>
        </w:rPr>
        <w:t xml:space="preserve">this one carries a shading fill</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21">
      <w:pPr>
        <w:pStyle w:val="Heading2"/>
        <w:spacing w:after="120" w:before="320" w:lineRule="auto"/>
        <w:rPr/>
      </w:pPr>
      <w:r w:rsidDel="00000000" w:rsidR="00000000" w:rsidRPr="00000000">
        <w:rPr>
          <w:b w:val="1"/>
          <w:bCs w:val="1"/>
          <w:color w:val="1f3864"/>
          <w:sz w:val="26"/>
          <w:szCs w:val="26"/>
          <w:rtl w:val="0"/>
        </w:rPr>
        <w:t xml:space="preserve">9. Fonts</w:t>
      </w:r>
      <w:r w:rsidDel="00000000" w:rsidR="00000000" w:rsidRPr="00000000">
        <w:rPr>
          <w:rtl w:val="0"/>
        </w:rPr>
      </w:r>
    </w:p>
    <w:p w:rsidR="00000000" w:rsidDel="00000000" w:rsidP="00000000" w:rsidRDefault="00000000" w:rsidRPr="00000000" w14:paraId="00000022">
      <w:pPr>
        <w:spacing w:after="140" w:line="276" w:lineRule="auto"/>
        <w:jc w:val="both"/>
        <w:rPr/>
      </w:pPr>
      <w:r w:rsidDel="00000000" w:rsidR="00000000" w:rsidRPr="00000000">
        <w:rPr>
          <w:rFonts w:ascii="Georgia" w:cs="Georgia" w:eastAsia="Georgia" w:hAnsi="Georgia"/>
          <w:sz w:val="22"/>
          <w:szCs w:val="22"/>
          <w:rtl w:val="0"/>
        </w:rPr>
        <w:t xml:space="preserve">This run names a serif face for its Latin characters</w:t>
      </w:r>
      <w:r w:rsidDel="00000000" w:rsidR="00000000" w:rsidRPr="00000000">
        <w:rPr>
          <w:sz w:val="22"/>
          <w:szCs w:val="22"/>
          <w:rtl w:val="0"/>
        </w:rPr>
        <w:t xml:space="preserve">, </w:t>
      </w:r>
      <w:r w:rsidDel="00000000" w:rsidR="00000000" w:rsidRPr="00000000">
        <w:rPr>
          <w:rFonts w:ascii="Courier New" w:cs="Courier New" w:eastAsia="Courier New" w:hAnsi="Courier New"/>
          <w:sz w:val="22"/>
          <w:szCs w:val="22"/>
          <w:rtl w:val="0"/>
        </w:rPr>
        <w:t xml:space="preserve">this one names a monospaced face</w:t>
      </w:r>
      <w:r w:rsidDel="00000000" w:rsidR="00000000" w:rsidRPr="00000000">
        <w:rPr>
          <w:sz w:val="22"/>
          <w:szCs w:val="22"/>
          <w:rtl w:val="0"/>
        </w:rPr>
        <w:t xml:space="preserve">, and </w:t>
      </w:r>
      <w:r w:rsidDel="00000000" w:rsidR="00000000" w:rsidRPr="00000000">
        <w:rPr>
          <w:rFonts w:ascii="Georgia" w:cs="Georgia" w:eastAsia="Georgia" w:hAnsi="Georgia"/>
          <w:sz w:val="22"/>
          <w:szCs w:val="22"/>
          <w:rtl w:val="0"/>
        </w:rPr>
        <w:t xml:space="preserve">this one names one face for Latin text and another for East Asian text</w:t>
      </w:r>
      <w:r w:rsidDel="00000000" w:rsidR="00000000" w:rsidRPr="00000000">
        <w:rPr>
          <w:sz w:val="22"/>
          <w:szCs w:val="22"/>
          <w:rtl w:val="0"/>
        </w:rPr>
        <w:t xml:space="preserve">. Every character in this section is Latin, so that second slot stands unused; it is there to keep a Japanese or Chinese passage out of a face with no glyphs for it.</w:t>
      </w:r>
      <w:r w:rsidDel="00000000" w:rsidR="00000000" w:rsidRPr="00000000">
        <w:rPr>
          <w:rtl w:val="0"/>
        </w:rPr>
      </w:r>
    </w:p>
    <w:p w:rsidR="00000000" w:rsidDel="00000000" w:rsidP="00000000" w:rsidRDefault="00000000" w:rsidRPr="00000000" w14:paraId="00000023">
      <w:pPr>
        <w:pStyle w:val="Heading2"/>
        <w:spacing w:after="120" w:before="320" w:lineRule="auto"/>
        <w:rPr/>
      </w:pPr>
      <w:r w:rsidDel="00000000" w:rsidR="00000000" w:rsidRPr="00000000">
        <w:rPr>
          <w:b w:val="1"/>
          <w:bCs w:val="1"/>
          <w:color w:val="1f3864"/>
          <w:sz w:val="26"/>
          <w:szCs w:val="26"/>
          <w:rtl w:val="0"/>
        </w:rPr>
        <w:t xml:space="preserve">10. Lists</w:t>
      </w:r>
      <w:r w:rsidDel="00000000" w:rsidR="00000000" w:rsidRPr="00000000">
        <w:rPr>
          <w:rtl w:val="0"/>
        </w:rPr>
      </w:r>
    </w:p>
    <w:p w:rsidR="00000000" w:rsidDel="00000000" w:rsidP="00000000" w:rsidRDefault="00000000" w:rsidRPr="00000000" w14:paraId="00000024">
      <w:pPr>
        <w:spacing w:after="140" w:line="276" w:lineRule="auto"/>
        <w:jc w:val="both"/>
        <w:rPr/>
      </w:pPr>
      <w:r w:rsidDel="00000000" w:rsidR="00000000" w:rsidRPr="00000000">
        <w:rPr>
          <w:sz w:val="22"/>
          <w:szCs w:val="22"/>
          <w:rtl w:val="0"/>
        </w:rPr>
        <w:t xml:space="preserve">A marker comes from the numbering part, and a list paragraph names a definition and a level inside it.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800" w:right="0" w:hanging="4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item sits at the outer level of a numbered definition.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40" w:lineRule="auto"/>
        <w:ind w:left="11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item sits one level in, where the marker pattern changes.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800" w:right="0" w:hanging="4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item is back at the outer level, and it continues the count rather than starting it again.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800" w:right="0" w:hanging="4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item sits at the outer level of a bulleted definition.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1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item sits one level in, where the glyph changes with the level.</w:t>
      </w:r>
      <w:r w:rsidDel="00000000" w:rsidR="00000000" w:rsidRPr="00000000">
        <w:rPr>
          <w:rtl w:val="0"/>
        </w:rPr>
      </w:r>
    </w:p>
    <w:p w:rsidR="00000000" w:rsidDel="00000000" w:rsidP="00000000" w:rsidRDefault="00000000" w:rsidRPr="00000000" w14:paraId="0000002A">
      <w:pPr>
        <w:pStyle w:val="Heading2"/>
        <w:spacing w:after="120" w:before="320" w:lineRule="auto"/>
        <w:rPr/>
      </w:pPr>
      <w:r w:rsidDel="00000000" w:rsidR="00000000" w:rsidRPr="00000000">
        <w:rPr>
          <w:b w:val="1"/>
          <w:bCs w:val="1"/>
          <w:color w:val="1f3864"/>
          <w:sz w:val="26"/>
          <w:szCs w:val="26"/>
          <w:rtl w:val="0"/>
        </w:rPr>
        <w:t xml:space="preserve">11. A table with merged cells</w:t>
      </w:r>
      <w:r w:rsidDel="00000000" w:rsidR="00000000" w:rsidRPr="00000000">
        <w:rPr>
          <w:rtl w:val="0"/>
        </w:rPr>
      </w:r>
    </w:p>
    <w:p w:rsidR="00000000" w:rsidDel="00000000" w:rsidP="00000000" w:rsidRDefault="00000000" w:rsidRPr="00000000" w14:paraId="0000002B">
      <w:pPr>
        <w:spacing w:after="140" w:line="276" w:lineRule="auto"/>
        <w:jc w:val="both"/>
        <w:rPr/>
      </w:pPr>
      <w:r w:rsidDel="00000000" w:rsidR="00000000" w:rsidRPr="00000000">
        <w:rPr>
          <w:sz w:val="22"/>
          <w:szCs w:val="22"/>
          <w:rtl w:val="0"/>
        </w:rPr>
        <w:t xml:space="preserve">The rules, the padding and the vertical placement inside a cell are read from the table. Four of the rows below take part in a merge: one across columns and two down.</w:t>
      </w:r>
      <w:r w:rsidDel="00000000" w:rsidR="00000000" w:rsidRPr="00000000">
        <w:rPr>
          <w:rtl w:val="0"/>
        </w:rPr>
      </w:r>
    </w:p>
    <w:tbl>
      <w:tblPr>
        <w:tblStyle w:val="Table1"/>
        <w:tblW w:w="9026.0" w:type="dxa"/>
        <w:jc w:val="left"/>
        <w:tblBorders>
          <w:top w:color="a6b7c8" w:space="0" w:sz="4" w:val="single"/>
          <w:left w:color="a6b7c8" w:space="0" w:sz="4" w:val="single"/>
          <w:bottom w:color="a6b7c8" w:space="0" w:sz="4" w:val="single"/>
          <w:right w:color="a6b7c8" w:space="0" w:sz="4" w:val="single"/>
          <w:insideH w:color="a6b7c8" w:space="0" w:sz="4" w:val="single"/>
          <w:insideV w:color="a6b7c8" w:space="0" w:sz="4" w:val="single"/>
        </w:tblBorders>
        <w:tblLayout w:type="fixed"/>
        <w:tblLook w:val="0000"/>
      </w:tblPr>
      <w:tblGrid>
        <w:gridCol w:w="2600"/>
        <w:gridCol w:w="3213"/>
        <w:gridCol w:w="3213"/>
        <w:tblGridChange w:id="0">
          <w:tblGrid>
            <w:gridCol w:w="2600"/>
            <w:gridCol w:w="3213"/>
            <w:gridCol w:w="3213"/>
          </w:tblGrid>
        </w:tblGridChange>
      </w:tblGrid>
      <w:tr>
        <w:trPr>
          <w:cantSplit w:val="0"/>
          <w:tblHeader w:val="0"/>
        </w:trPr>
        <w:tc>
          <w:tcPr>
            <w:shd w:fill="e7eef6" w:val="clear"/>
            <w:tcMar>
              <w:top w:w="80.0" w:type="dxa"/>
              <w:left w:w="140.0" w:type="dxa"/>
              <w:bottom w:w="80.0" w:type="dxa"/>
              <w:right w:w="140.0" w:type="dxa"/>
            </w:tcMar>
          </w:tcPr>
          <w:p w:rsidR="00000000" w:rsidDel="00000000" w:rsidP="00000000" w:rsidRDefault="00000000" w:rsidRPr="00000000" w14:paraId="0000002C">
            <w:pPr>
              <w:spacing w:after="0" w:line="240" w:lineRule="auto"/>
              <w:rPr/>
            </w:pPr>
            <w:r w:rsidDel="00000000" w:rsidR="00000000" w:rsidRPr="00000000">
              <w:rPr>
                <w:b w:val="1"/>
                <w:bCs w:val="1"/>
                <w:color w:val="1f3864"/>
                <w:sz w:val="22"/>
                <w:szCs w:val="22"/>
                <w:rtl w:val="0"/>
              </w:rPr>
              <w:t xml:space="preserve">What the row shows</w:t>
            </w:r>
            <w:r w:rsidDel="00000000" w:rsidR="00000000" w:rsidRPr="00000000">
              <w:rPr>
                <w:rtl w:val="0"/>
              </w:rPr>
            </w:r>
          </w:p>
        </w:tc>
        <w:tc>
          <w:tcPr>
            <w:shd w:fill="e7eef6" w:val="clear"/>
            <w:tcMar>
              <w:top w:w="80.0" w:type="dxa"/>
              <w:left w:w="140.0" w:type="dxa"/>
              <w:bottom w:w="80.0" w:type="dxa"/>
              <w:right w:w="140.0" w:type="dxa"/>
            </w:tcMar>
          </w:tcPr>
          <w:p w:rsidR="00000000" w:rsidDel="00000000" w:rsidP="00000000" w:rsidRDefault="00000000" w:rsidRPr="00000000" w14:paraId="0000002D">
            <w:pPr>
              <w:spacing w:after="0" w:line="240" w:lineRule="auto"/>
              <w:rPr/>
            </w:pPr>
            <w:r w:rsidDel="00000000" w:rsidR="00000000" w:rsidRPr="00000000">
              <w:rPr>
                <w:b w:val="1"/>
                <w:bCs w:val="1"/>
                <w:color w:val="1f3864"/>
                <w:sz w:val="22"/>
                <w:szCs w:val="22"/>
                <w:rtl w:val="0"/>
              </w:rPr>
              <w:t xml:space="preserve">Left aligned</w:t>
            </w:r>
            <w:r w:rsidDel="00000000" w:rsidR="00000000" w:rsidRPr="00000000">
              <w:rPr>
                <w:rtl w:val="0"/>
              </w:rPr>
            </w:r>
          </w:p>
        </w:tc>
        <w:tc>
          <w:tcPr>
            <w:shd w:fill="e7eef6" w:val="clear"/>
            <w:tcMar>
              <w:top w:w="80.0" w:type="dxa"/>
              <w:left w:w="140.0" w:type="dxa"/>
              <w:bottom w:w="80.0" w:type="dxa"/>
              <w:right w:w="140.0" w:type="dxa"/>
            </w:tcMar>
          </w:tcPr>
          <w:p w:rsidR="00000000" w:rsidDel="00000000" w:rsidP="00000000" w:rsidRDefault="00000000" w:rsidRPr="00000000" w14:paraId="0000002E">
            <w:pPr>
              <w:spacing w:after="0" w:line="240" w:lineRule="auto"/>
              <w:jc w:val="center"/>
              <w:rPr/>
            </w:pPr>
            <w:r w:rsidDel="00000000" w:rsidR="00000000" w:rsidRPr="00000000">
              <w:rPr>
                <w:b w:val="1"/>
                <w:bCs w:val="1"/>
                <w:color w:val="1f3864"/>
                <w:sz w:val="22"/>
                <w:szCs w:val="22"/>
                <w:rtl w:val="0"/>
              </w:rPr>
              <w:t xml:space="preserve">Centred</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2F">
            <w:pPr>
              <w:spacing w:after="0" w:line="240" w:lineRule="auto"/>
              <w:rPr/>
            </w:pPr>
            <w:r w:rsidDel="00000000" w:rsidR="00000000" w:rsidRPr="00000000">
              <w:rPr>
                <w:sz w:val="22"/>
                <w:szCs w:val="22"/>
                <w:rtl w:val="0"/>
              </w:rPr>
              <w:t xml:space="preserve">Rules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30">
            <w:pPr>
              <w:spacing w:after="0" w:line="240" w:lineRule="auto"/>
              <w:rPr/>
            </w:pPr>
            <w:r w:rsidDel="00000000" w:rsidR="00000000" w:rsidRPr="00000000">
              <w:rPr>
                <w:sz w:val="22"/>
                <w:szCs w:val="22"/>
                <w:rtl w:val="0"/>
              </w:rPr>
              <w:t xml:space="preserve">Every rule in this table is drawn at one weight</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31">
            <w:pPr>
              <w:spacing w:after="0" w:line="240" w:lineRule="auto"/>
              <w:jc w:val="center"/>
              <w:rPr/>
            </w:pPr>
            <w:r w:rsidDel="00000000" w:rsidR="00000000" w:rsidRPr="00000000">
              <w:rPr>
                <w:sz w:val="22"/>
                <w:szCs w:val="22"/>
                <w:rtl w:val="0"/>
              </w:rPr>
              <w:t xml:space="preserve">and in one colour</w:t>
            </w:r>
            <w:r w:rsidDel="00000000" w:rsidR="00000000" w:rsidRPr="00000000">
              <w:rPr>
                <w:rtl w:val="0"/>
              </w:rPr>
            </w:r>
          </w:p>
        </w:tc>
      </w:tr>
      <w:tr>
        <w:trPr>
          <w:cantSplit w:val="0"/>
          <w:trHeight w:val="380" w:hRule="atLeast"/>
          <w:tblHeader w:val="0"/>
        </w:trPr>
        <w:tc>
          <w:tcPr>
            <w:vMerge w:val="restart"/>
            <w:shd w:fill="ead1dc" w:val="clear"/>
            <w:tcMar>
              <w:top w:w="80.0" w:type="dxa"/>
              <w:left w:w="140.0" w:type="dxa"/>
              <w:bottom w:w="80.0" w:type="dxa"/>
              <w:right w:w="140.0" w:type="dxa"/>
            </w:tcMar>
          </w:tcPr>
          <w:p w:rsidR="00000000" w:rsidDel="00000000" w:rsidP="00000000" w:rsidRDefault="00000000" w:rsidRPr="00000000" w14:paraId="00000032">
            <w:pPr>
              <w:spacing w:after="0" w:line="240" w:lineRule="auto"/>
              <w:rPr>
                <w:shd w:fill="6fa8dc" w:val="clear"/>
              </w:rPr>
            </w:pPr>
            <w:r w:rsidDel="00000000" w:rsidR="00000000" w:rsidRPr="00000000">
              <w:rPr>
                <w:sz w:val="22"/>
                <w:szCs w:val="22"/>
                <w:shd w:fill="6fa8dc" w:val="clear"/>
                <w:rtl w:val="0"/>
              </w:rPr>
              <w:t xml:space="preserve">Widths and padding</w:t>
            </w:r>
            <w:r w:rsidDel="00000000" w:rsidR="00000000" w:rsidRPr="00000000">
              <w:rPr>
                <w:rtl w:val="0"/>
              </w:rPr>
            </w:r>
          </w:p>
          <w:p w:rsidR="00000000" w:rsidDel="00000000" w:rsidP="00000000" w:rsidRDefault="00000000" w:rsidRPr="00000000" w14:paraId="00000033">
            <w:pPr>
              <w:rPr>
                <w:shd w:fill="6fa8dc" w:val="clear"/>
              </w:rPr>
            </w:pPr>
            <w:r w:rsidDel="00000000" w:rsidR="00000000" w:rsidRPr="00000000">
              <w:rPr>
                <w:sz w:val="22"/>
                <w:szCs w:val="22"/>
                <w:shd w:fill="6fa8dc" w:val="clear"/>
                <w:rtl w:val="0"/>
              </w:rPr>
              <w:t xml:space="preserve">This cell is merged down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34">
            <w:pPr>
              <w:spacing w:after="0" w:line="240" w:lineRule="auto"/>
              <w:rPr/>
            </w:pPr>
            <w:r w:rsidDel="00000000" w:rsidR="00000000" w:rsidRPr="00000000">
              <w:rPr>
                <w:sz w:val="22"/>
                <w:szCs w:val="22"/>
                <w:rtl w:val="0"/>
              </w:rPr>
              <w:t xml:space="preserve">The table width and the cell padding carry decimal points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35">
            <w:pPr>
              <w:spacing w:after="0" w:line="240" w:lineRule="auto"/>
              <w:jc w:val="center"/>
              <w:rPr/>
            </w:pPr>
            <w:r w:rsidDel="00000000" w:rsidR="00000000" w:rsidRPr="00000000">
              <w:rPr>
                <w:sz w:val="22"/>
                <w:szCs w:val="22"/>
                <w:rtl w:val="0"/>
              </w:rPr>
              <w:t xml:space="preserve">which the schemas do not accept</w:t>
            </w:r>
            <w:r w:rsidDel="00000000" w:rsidR="00000000" w:rsidRPr="00000000">
              <w:rPr>
                <w:rtl w:val="0"/>
              </w:rPr>
            </w:r>
          </w:p>
        </w:tc>
      </w:tr>
      <w:tr>
        <w:trPr>
          <w:cantSplit w:val="0"/>
          <w:trHeight w:val="380" w:hRule="atLeast"/>
          <w:tblHeader w:val="0"/>
        </w:trPr>
        <w:tc>
          <w:tcPr>
            <w:vMerge w:val="continue"/>
            <w:shd w:fill="ead1dc" w:val="clear"/>
            <w:tcMar>
              <w:top w:w="80.0" w:type="dxa"/>
              <w:left w:w="140.0" w:type="dxa"/>
              <w:bottom w:w="80.0" w:type="dxa"/>
              <w:right w:w="140.0" w:type="dxa"/>
            </w:tcMar>
          </w:tcPr>
          <w:p w:rsidR="00000000" w:rsidDel="00000000" w:rsidP="00000000" w:rsidRDefault="00000000" w:rsidRPr="00000000" w14:paraId="00000036">
            <w:pPr>
              <w:spacing w:after="0" w:before="0" w:line="240" w:lineRule="auto"/>
              <w:ind w:left="0" w:firstLine="0"/>
              <w:rPr/>
            </w:pPr>
            <w:r w:rsidDel="00000000" w:rsidR="00000000" w:rsidRPr="00000000">
              <w:rPr>
                <w:rtl w:val="0"/>
              </w:rPr>
            </w:r>
          </w:p>
        </w:tc>
        <w:tc>
          <w:tcPr>
            <w:gridSpan w:val="2"/>
            <w:shd w:fill="f3f7fb" w:val="clear"/>
            <w:tcMar>
              <w:top w:w="80.0" w:type="dxa"/>
              <w:left w:w="140.0" w:type="dxa"/>
              <w:bottom w:w="80.0" w:type="dxa"/>
              <w:right w:w="140.0" w:type="dxa"/>
            </w:tcMar>
          </w:tcPr>
          <w:p w:rsidR="00000000" w:rsidDel="00000000" w:rsidP="00000000" w:rsidRDefault="00000000" w:rsidRPr="00000000" w14:paraId="00000037">
            <w:pPr>
              <w:spacing w:after="0" w:line="240" w:lineRule="auto"/>
              <w:rPr/>
            </w:pPr>
            <w:r w:rsidDel="00000000" w:rsidR="00000000" w:rsidRPr="00000000">
              <w:rPr>
                <w:sz w:val="22"/>
                <w:szCs w:val="22"/>
                <w:rtl w:val="0"/>
              </w:rPr>
              <w:t xml:space="preserve">This one cell covers the two columns to its right</w:t>
            </w:r>
            <w:r w:rsidDel="00000000" w:rsidR="00000000" w:rsidRPr="00000000">
              <w:rPr>
                <w:rtl w:val="0"/>
              </w:rPr>
            </w:r>
          </w:p>
        </w:tc>
      </w:tr>
      <w:tr>
        <w:trPr>
          <w:cantSplit w:val="0"/>
          <w:tblHeader w:val="0"/>
        </w:trPr>
        <w:tc>
          <w:tcPr>
            <w:vMerge w:val="restart"/>
            <w:shd w:fill="f3f7fb" w:val="clear"/>
            <w:tcMar>
              <w:top w:w="80.0" w:type="dxa"/>
              <w:left w:w="140.0" w:type="dxa"/>
              <w:bottom w:w="80.0" w:type="dxa"/>
              <w:right w:w="140.0" w:type="dxa"/>
            </w:tcMar>
          </w:tcPr>
          <w:p w:rsidR="00000000" w:rsidDel="00000000" w:rsidP="00000000" w:rsidRDefault="00000000" w:rsidRPr="00000000" w14:paraId="00000039">
            <w:pPr>
              <w:spacing w:after="0" w:line="240" w:lineRule="auto"/>
              <w:rPr/>
            </w:pPr>
            <w:r w:rsidDel="00000000" w:rsidR="00000000" w:rsidRPr="00000000">
              <w:rPr>
                <w:sz w:val="22"/>
                <w:szCs w:val="22"/>
                <w:rtl w:val="0"/>
              </w:rPr>
              <w:t xml:space="preserve">A merge down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3A">
            <w:pPr>
              <w:spacing w:after="0" w:line="240" w:lineRule="auto"/>
              <w:rPr/>
            </w:pPr>
            <w:r w:rsidDel="00000000" w:rsidR="00000000" w:rsidRPr="00000000">
              <w:rPr>
                <w:sz w:val="22"/>
                <w:szCs w:val="22"/>
                <w:rtl w:val="0"/>
              </w:rPr>
              <w:t xml:space="preserve">The cell on the left covers this row</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3B">
            <w:pPr>
              <w:spacing w:after="0" w:line="240" w:lineRule="auto"/>
              <w:jc w:val="center"/>
              <w:rPr/>
            </w:pPr>
            <w:r w:rsidDel="00000000" w:rsidR="00000000" w:rsidRPr="00000000">
              <w:rPr>
                <w:sz w:val="22"/>
                <w:szCs w:val="22"/>
                <w:rtl w:val="0"/>
              </w:rPr>
              <w:t xml:space="preserve">and the row below</w:t>
            </w:r>
            <w:r w:rsidDel="00000000" w:rsidR="00000000" w:rsidRPr="00000000">
              <w:rPr>
                <w:rtl w:val="0"/>
              </w:rPr>
            </w:r>
          </w:p>
        </w:tc>
      </w:tr>
      <w:tr>
        <w:trPr>
          <w:cantSplit w:val="0"/>
          <w:tblHeader w:val="0"/>
        </w:trPr>
        <w:tc>
          <w:tcPr>
            <w:vMerge w:val="continue"/>
            <w:shd w:fill="f3f7fb" w:val="clear"/>
            <w:tcMar>
              <w:top w:w="80.0" w:type="dxa"/>
              <w:left w:w="140.0" w:type="dxa"/>
              <w:bottom w:w="80.0" w:type="dxa"/>
              <w:right w:w="140.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3D">
            <w:pPr>
              <w:spacing w:after="0" w:line="240" w:lineRule="auto"/>
              <w:rPr/>
            </w:pPr>
            <w:r w:rsidDel="00000000" w:rsidR="00000000" w:rsidRPr="00000000">
              <w:rPr>
                <w:sz w:val="22"/>
                <w:szCs w:val="22"/>
                <w:rtl w:val="0"/>
              </w:rPr>
              <w:t xml:space="preserve">The first cell of the row above carries the restart marker</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3E">
            <w:pPr>
              <w:spacing w:after="0" w:line="240" w:lineRule="auto"/>
              <w:jc w:val="center"/>
              <w:rPr/>
            </w:pPr>
            <w:r w:rsidDel="00000000" w:rsidR="00000000" w:rsidRPr="00000000">
              <w:rPr>
                <w:sz w:val="22"/>
                <w:szCs w:val="22"/>
                <w:rtl w:val="0"/>
              </w:rPr>
              <w:t xml:space="preserve">and this row carries the continuation</w:t>
            </w:r>
            <w:r w:rsidDel="00000000" w:rsidR="00000000" w:rsidRPr="00000000">
              <w:rPr>
                <w:rtl w:val="0"/>
              </w:rPr>
            </w:r>
          </w:p>
        </w:tc>
      </w:tr>
    </w:tbl>
    <w:p w:rsidR="00000000" w:rsidDel="00000000" w:rsidP="00000000" w:rsidRDefault="00000000" w:rsidRPr="00000000" w14:paraId="0000003F">
      <w:pPr>
        <w:pStyle w:val="Heading2"/>
        <w:spacing w:after="120" w:before="0" w:lineRule="auto"/>
        <w:rPr/>
      </w:pPr>
      <w:r w:rsidDel="00000000" w:rsidR="00000000" w:rsidRPr="00000000">
        <w:br w:type="page"/>
      </w:r>
      <w:r w:rsidDel="00000000" w:rsidR="00000000" w:rsidRPr="00000000">
        <w:rPr>
          <w:b w:val="1"/>
          <w:bCs w:val="1"/>
          <w:color w:val="1f3864"/>
          <w:sz w:val="26"/>
          <w:szCs w:val="26"/>
          <w:rtl w:val="0"/>
        </w:rPr>
        <w:t xml:space="preserve">12. A link</w:t>
      </w:r>
      <w:r w:rsidDel="00000000" w:rsidR="00000000" w:rsidRPr="00000000">
        <w:rPr>
          <w:rtl w:val="0"/>
        </w:rPr>
      </w:r>
    </w:p>
    <w:p w:rsidR="00000000" w:rsidDel="00000000" w:rsidP="00000000" w:rsidRDefault="00000000" w:rsidRPr="00000000" w14:paraId="00000040">
      <w:pPr>
        <w:spacing w:after="140" w:line="276" w:lineRule="auto"/>
        <w:jc w:val="both"/>
        <w:rPr/>
      </w:pPr>
      <w:r w:rsidDel="00000000" w:rsidR="00000000" w:rsidRPr="00000000">
        <w:rPr>
          <w:sz w:val="22"/>
          <w:szCs w:val="22"/>
          <w:rtl w:val="0"/>
        </w:rPr>
        <w:t xml:space="preserve">The address ending this sentence is a </w:t>
      </w:r>
      <w:r w:rsidDel="00000000" w:rsidR="00000000" w:rsidRPr="00000000">
        <w:rPr>
          <w:b w:val="1"/>
          <w:bCs w:val="1"/>
          <w:sz w:val="22"/>
          <w:szCs w:val="22"/>
          <w:rtl w:val="0"/>
        </w:rPr>
        <w:t xml:space="preserve">hyperlink</w:t>
      </w:r>
      <w:r w:rsidDel="00000000" w:rsidR="00000000" w:rsidRPr="00000000">
        <w:rPr>
          <w:sz w:val="22"/>
          <w:szCs w:val="22"/>
          <w:rtl w:val="0"/>
        </w:rPr>
        <w:t xml:space="preserve"> whose relationship lives beside the body part rather than in it, so a reader has to follow the identifier to learn where it points: </w:t>
      </w:r>
      <w:hyperlink r:id="rId8">
        <w:r w:rsidDel="00000000" w:rsidR="00000000" w:rsidRPr="00000000">
          <w:rPr>
            <w:color w:val="0563c1"/>
            <w:sz w:val="22"/>
            <w:szCs w:val="22"/>
            <w:u w:val="single"/>
            <w:rtl w:val="0"/>
          </w:rPr>
          <w:t xml:space="preserve">example.com/editor/features</w:t>
        </w:r>
      </w:hyperlink>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41">
      <w:pPr>
        <w:spacing w:after="140" w:line="276" w:lineRule="auto"/>
        <w:jc w:val="both"/>
        <w:rPr/>
      </w:pPr>
      <w:r w:rsidDel="00000000" w:rsidR="00000000" w:rsidRPr="00000000">
        <w:rPr>
          <w:sz w:val="22"/>
          <w:szCs w:val="22"/>
          <w:rtl w:val="0"/>
        </w:rPr>
        <w:t xml:space="preserve">The producer wrote no tooltip on that link and no content control anywhere in the body. A saved document carrying either is wanted in this lane, and until one arrives neither shape is covered by a file a word processor wrote.</w:t>
      </w:r>
      <w:r w:rsidDel="00000000" w:rsidR="00000000" w:rsidRPr="00000000">
        <w:rPr>
          <w:rtl w:val="0"/>
        </w:rPr>
      </w:r>
    </w:p>
    <w:p w:rsidR="00000000" w:rsidDel="00000000" w:rsidP="00000000" w:rsidRDefault="00000000" w:rsidRPr="00000000" w14:paraId="00000042">
      <w:pPr>
        <w:pStyle w:val="Heading2"/>
        <w:spacing w:after="120" w:before="320" w:lineRule="auto"/>
        <w:rPr/>
      </w:pPr>
      <w:r w:rsidDel="00000000" w:rsidR="00000000" w:rsidRPr="00000000">
        <w:rPr>
          <w:b w:val="1"/>
          <w:bCs w:val="1"/>
          <w:color w:val="1f3864"/>
          <w:sz w:val="26"/>
          <w:szCs w:val="26"/>
          <w:rtl w:val="0"/>
        </w:rPr>
        <w:t xml:space="preserve">13. Comments, bookmarks and notes</w:t>
      </w:r>
      <w:r w:rsidDel="00000000" w:rsidR="00000000" w:rsidRPr="00000000">
        <w:rPr>
          <w:rtl w:val="0"/>
        </w:rPr>
      </w:r>
    </w:p>
    <w:p w:rsidR="00000000" w:rsidDel="00000000" w:rsidP="00000000" w:rsidRDefault="00000000" w:rsidRPr="00000000" w14:paraId="00000043">
      <w:pPr>
        <w:spacing w:after="140" w:line="276" w:lineRule="auto"/>
        <w:jc w:val="both"/>
        <w:rPr/>
      </w:pPr>
      <w:r w:rsidDel="00000000" w:rsidR="00000000" w:rsidRPr="00000000">
        <w:rPr>
          <w:rtl w:val="0"/>
        </w:rPr>
        <w:t xml:space="preserve">This paragraph holds a </w:t>
      </w:r>
      <w:commentRangeStart w:id="0"/>
      <w:r w:rsidDel="00000000" w:rsidR="00000000" w:rsidRPr="00000000">
        <w:rPr>
          <w:shd w:fill="fff2cc" w:val="clear"/>
          <w:rtl w:val="0"/>
        </w:rPr>
        <w:t xml:space="preserve">commented range</w:t>
      </w:r>
      <w:commentRangeEnd w:id="0"/>
      <w:r w:rsidDel="00000000" w:rsidR="00000000" w:rsidRPr="00000000">
        <w:commentReference w:id="0"/>
      </w:r>
      <w:r w:rsidDel="00000000" w:rsidR="00000000" w:rsidRPr="00000000">
        <w:rPr>
          <w:rtl w:val="0"/>
        </w:rPr>
        <w:t xml:space="preserve"> tied to a thread in the comments part. The producer wrote the reviewer's name into that thread, and the sanitize step replaced it.</w:t>
      </w:r>
    </w:p>
    <w:p w:rsidR="00000000" w:rsidDel="00000000" w:rsidP="00000000" w:rsidRDefault="00000000" w:rsidRPr="00000000" w14:paraId="00000044">
      <w:pPr>
        <w:spacing w:after="140" w:line="276" w:lineRule="auto"/>
        <w:jc w:val="both"/>
        <w:rPr/>
      </w:pPr>
      <w:r w:rsidDel="00000000" w:rsidR="00000000" w:rsidRPr="00000000">
        <w:rPr>
          <w:rtl w:val="0"/>
        </w:rPr>
        <w:t xml:space="preserve">A bookmark is an invisible named range, and the one in this paragraph was set around its second sentence. </w:t>
      </w:r>
      <w:bookmarkStart w:colFirst="0" w:colLast="0" w:name="po7aolf5216n" w:id="0"/>
      <w:bookmarkEnd w:id="0"/>
      <w:r w:rsidDel="00000000" w:rsidR="00000000" w:rsidRPr="00000000">
        <w:rPr>
          <w:rtl w:val="0"/>
        </w:rPr>
        <w:t xml:space="preserve">A producer may save that range as it was or collapse it to a point between the two sentences, and the notes kept with this fixture say which this file did; either way the name is one the producer generated rather than one an author chose.</w:t>
      </w:r>
    </w:p>
    <w:p w:rsidR="00000000" w:rsidDel="00000000" w:rsidP="00000000" w:rsidRDefault="00000000" w:rsidRPr="00000000" w14:paraId="00000045">
      <w:pPr>
        <w:spacing w:after="140" w:line="276" w:lineRule="auto"/>
        <w:jc w:val="both"/>
        <w:rPr/>
      </w:pPr>
      <w:r w:rsidDel="00000000" w:rsidR="00000000" w:rsidRPr="00000000">
        <w:rPr>
          <w:rtl w:val="0"/>
        </w:rPr>
        <w:t xml:space="preserve">This sentence carries a footnote</w:t>
      </w:r>
      <w:r w:rsidDel="00000000" w:rsidR="00000000" w:rsidRPr="00000000">
        <w:rPr>
          <w:vertAlign w:val="superscript"/>
        </w:rPr>
        <w:footnoteReference w:customMarkFollows="0" w:id="0"/>
      </w:r>
      <w:r w:rsidDel="00000000" w:rsidR="00000000" w:rsidRPr="00000000">
        <w:rPr>
          <w:rtl w:val="0"/>
        </w:rPr>
        <w:t xml:space="preserve"> and this one carries a second footnote</w:t>
      </w:r>
      <w:r w:rsidDel="00000000" w:rsidR="00000000" w:rsidRPr="00000000">
        <w:rPr>
          <w:vertAlign w:val="superscript"/>
        </w:rPr>
        <w:footnoteReference w:customMarkFollows="0" w:id="1"/>
      </w:r>
      <w:r w:rsidDel="00000000" w:rsidR="00000000" w:rsidRPr="00000000">
        <w:rPr>
          <w:rtl w:val="0"/>
        </w:rPr>
        <w:t xml:space="preserve">. Both bodies are in the notes part, and the producer left no endnote part at all.</w:t>
      </w:r>
    </w:p>
    <w:p w:rsidR="00000000" w:rsidDel="00000000" w:rsidP="00000000" w:rsidRDefault="00000000" w:rsidRPr="00000000" w14:paraId="00000046">
      <w:pPr>
        <w:spacing w:after="140" w:line="276" w:lineRule="auto"/>
        <w:jc w:val="both"/>
        <w:rPr/>
      </w:pPr>
      <w:r w:rsidDel="00000000" w:rsidR="00000000" w:rsidRPr="00000000">
        <w:rPr>
          <w:rtl w:val="0"/>
        </w:rPr>
        <w:t xml:space="preserve">The header above and the footer below are parts of their own. The page number in the footer is a field, and the producer wrote the whole of it inside a single run.</w:t>
      </w:r>
    </w:p>
    <w:p w:rsidR="00000000" w:rsidDel="00000000" w:rsidP="00000000" w:rsidRDefault="00000000" w:rsidRPr="00000000" w14:paraId="00000047">
      <w:pPr>
        <w:pStyle w:val="Heading2"/>
        <w:spacing w:after="120" w:before="320" w:lineRule="auto"/>
        <w:rPr/>
      </w:pPr>
      <w:r w:rsidDel="00000000" w:rsidR="00000000" w:rsidRPr="00000000">
        <w:rPr>
          <w:b w:val="1"/>
          <w:bCs w:val="1"/>
          <w:color w:val="1f3864"/>
          <w:sz w:val="26"/>
          <w:szCs w:val="26"/>
          <w:rtl w:val="0"/>
        </w:rPr>
        <w:t xml:space="preserve">14. Cell alignment</w:t>
      </w:r>
      <w:r w:rsidDel="00000000" w:rsidR="00000000" w:rsidRPr="00000000">
        <w:rPr>
          <w:rtl w:val="0"/>
        </w:rPr>
      </w:r>
    </w:p>
    <w:p w:rsidR="00000000" w:rsidDel="00000000" w:rsidP="00000000" w:rsidRDefault="00000000" w:rsidRPr="00000000" w14:paraId="00000048">
      <w:pPr>
        <w:spacing w:after="140" w:line="276" w:lineRule="auto"/>
        <w:jc w:val="both"/>
        <w:rPr/>
      </w:pPr>
      <w:r w:rsidDel="00000000" w:rsidR="00000000" w:rsidRPr="00000000">
        <w:rPr>
          <w:rtl w:val="0"/>
        </w:rPr>
        <w:t xml:space="preserve">The row below is tall enough to show the three vertical placements a cell can ask for.</w:t>
      </w:r>
    </w:p>
    <w:tbl>
      <w:tblPr>
        <w:tblStyle w:val="Table2"/>
        <w:tblW w:w="9024.0" w:type="dxa"/>
        <w:jc w:val="left"/>
        <w:tblBorders>
          <w:top w:color="a6b7c8" w:space="0" w:sz="8" w:val="single"/>
          <w:left w:color="a6b7c8" w:space="0" w:sz="8" w:val="single"/>
          <w:bottom w:color="a6b7c8" w:space="0" w:sz="8" w:val="single"/>
          <w:right w:color="a6b7c8" w:space="0" w:sz="8" w:val="single"/>
          <w:insideV w:color="a6b7c8" w:space="0" w:sz="8" w:val="single"/>
        </w:tblBorders>
        <w:tblLayout w:type="fixed"/>
        <w:tblLook w:val="0000"/>
      </w:tblPr>
      <w:tblGrid>
        <w:gridCol w:w="3008"/>
        <w:gridCol w:w="3008"/>
        <w:gridCol w:w="3008"/>
        <w:tblGridChange w:id="0">
          <w:tblGrid>
            <w:gridCol w:w="3008"/>
            <w:gridCol w:w="3008"/>
            <w:gridCol w:w="3008"/>
          </w:tblGrid>
        </w:tblGridChange>
      </w:tblGrid>
      <w:tr>
        <w:trPr>
          <w:cantSplit w:val="0"/>
          <w:trHeight w:val="1200" w:hRule="atLeast"/>
          <w:tblHeader w:val="0"/>
        </w:trPr>
        <w:tc>
          <w:tcPr>
            <w:vAlign w:val="top"/>
          </w:tcPr>
          <w:p w:rsidR="00000000" w:rsidDel="00000000" w:rsidP="00000000" w:rsidRDefault="00000000" w:rsidRPr="00000000" w14:paraId="00000049">
            <w:pPr>
              <w:spacing w:after="0" w:line="240" w:lineRule="auto"/>
              <w:jc w:val="center"/>
              <w:rPr/>
            </w:pPr>
            <w:r w:rsidDel="00000000" w:rsidR="00000000" w:rsidRPr="00000000">
              <w:rPr>
                <w:b w:val="1"/>
                <w:bCs w:val="1"/>
                <w:sz w:val="22"/>
                <w:szCs w:val="22"/>
                <w:rtl w:val="0"/>
              </w:rPr>
              <w:t xml:space="preserve">Top aligned</w:t>
            </w:r>
            <w:r w:rsidDel="00000000" w:rsidR="00000000" w:rsidRPr="00000000">
              <w:rPr>
                <w:rtl w:val="0"/>
              </w:rPr>
            </w:r>
          </w:p>
        </w:tc>
        <w:tc>
          <w:tcPr>
            <w:vAlign w:val="center"/>
          </w:tcPr>
          <w:p w:rsidR="00000000" w:rsidDel="00000000" w:rsidP="00000000" w:rsidRDefault="00000000" w:rsidRPr="00000000" w14:paraId="0000004A">
            <w:pPr>
              <w:spacing w:after="0" w:line="240" w:lineRule="auto"/>
              <w:jc w:val="center"/>
              <w:rPr/>
            </w:pPr>
            <w:r w:rsidDel="00000000" w:rsidR="00000000" w:rsidRPr="00000000">
              <w:rPr>
                <w:b w:val="1"/>
                <w:bCs w:val="1"/>
                <w:sz w:val="22"/>
                <w:szCs w:val="22"/>
                <w:rtl w:val="0"/>
              </w:rPr>
              <w:t xml:space="preserve">Centre aligned</w:t>
            </w:r>
            <w:r w:rsidDel="00000000" w:rsidR="00000000" w:rsidRPr="00000000">
              <w:rPr>
                <w:rtl w:val="0"/>
              </w:rPr>
            </w:r>
          </w:p>
        </w:tc>
        <w:tc>
          <w:tcPr>
            <w:vAlign w:val="bottom"/>
          </w:tcPr>
          <w:p w:rsidR="00000000" w:rsidDel="00000000" w:rsidP="00000000" w:rsidRDefault="00000000" w:rsidRPr="00000000" w14:paraId="0000004B">
            <w:pPr>
              <w:spacing w:after="0" w:line="240" w:lineRule="auto"/>
              <w:jc w:val="center"/>
              <w:rPr/>
            </w:pPr>
            <w:r w:rsidDel="00000000" w:rsidR="00000000" w:rsidRPr="00000000">
              <w:rPr>
                <w:b w:val="1"/>
                <w:bCs w:val="1"/>
                <w:sz w:val="22"/>
                <w:szCs w:val="22"/>
                <w:rtl w:val="0"/>
              </w:rPr>
              <w:t xml:space="preserve">Bottom aligned</w:t>
            </w:r>
            <w:r w:rsidDel="00000000" w:rsidR="00000000" w:rsidRPr="00000000">
              <w:rPr>
                <w:rtl w:val="0"/>
              </w:rPr>
            </w:r>
          </w:p>
        </w:tc>
      </w:tr>
    </w:tbl>
    <w:p w:rsidR="00000000" w:rsidDel="00000000" w:rsidP="00000000" w:rsidRDefault="00000000" w:rsidRPr="00000000" w14:paraId="0000004C">
      <w:pPr>
        <w:spacing w:after="0" w:line="240" w:lineRule="auto"/>
        <w:rPr>
          <w:sz w:val="22"/>
          <w:szCs w:val="22"/>
        </w:rPr>
      </w:pPr>
      <w:r w:rsidDel="00000000" w:rsidR="00000000" w:rsidRPr="00000000">
        <w:rPr>
          <w:rtl w:val="0"/>
        </w:rPr>
      </w:r>
    </w:p>
    <w:p w:rsidR="00000000" w:rsidDel="00000000" w:rsidP="00000000" w:rsidRDefault="00000000" w:rsidRPr="00000000" w14:paraId="0000004D">
      <w:pPr>
        <w:spacing w:after="0" w:line="240" w:lineRule="auto"/>
        <w:rPr>
          <w:sz w:val="22"/>
          <w:szCs w:val="22"/>
        </w:rPr>
      </w:pPr>
      <w:r w:rsidDel="00000000" w:rsidR="00000000" w:rsidRPr="00000000">
        <w:rPr>
          <w:rtl w:val="0"/>
        </w:rPr>
      </w:r>
    </w:p>
    <w:p w:rsidR="00000000" w:rsidDel="00000000" w:rsidP="00000000" w:rsidRDefault="00000000" w:rsidRPr="00000000" w14:paraId="0000004E">
      <w:pPr>
        <w:spacing w:after="60" w:before="200" w:lineRule="auto"/>
        <w:jc w:val="center"/>
        <w:rPr/>
      </w:pPr>
      <w:r w:rsidDel="00000000" w:rsidR="00000000" w:rsidRPr="00000000">
        <w:rPr>
          <w:sz w:val="22"/>
          <w:szCs w:val="22"/>
        </w:rPr>
        <w:drawing>
          <wp:inline distB="0" distT="0" distL="0" distR="0">
            <wp:extent cx="1143000" cy="1143000"/>
            <wp:effectExtent b="0" l="0" r="0" t="0"/>
            <wp:docPr descr="A document glyph: a page with a folded corner and three ruled lines" id="1" name="image1.png"/>
            <a:graphic>
              <a:graphicData uri="http://schemas.openxmlformats.org/drawingml/2006/picture">
                <pic:pic>
                  <pic:nvPicPr>
                    <pic:cNvPr descr="A document glyph: a page with a folded corner and three ruled lines" id="0" name="image1.png"/>
                    <pic:cNvPicPr preferRelativeResize="0"/>
                  </pic:nvPicPr>
                  <pic:blipFill>
                    <a:blip r:embed="rId9"/>
                    <a:srcRect b="0" l="0" r="0" t="0"/>
                    <a:stretch>
                      <a:fillRect/>
                    </a:stretch>
                  </pic:blipFill>
                  <pic:spPr>
                    <a:xfrm>
                      <a:off x="0" y="0"/>
                      <a:ext cx="11430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line="240" w:lineRule="auto"/>
        <w:rPr>
          <w:sz w:val="22"/>
          <w:szCs w:val="22"/>
        </w:rPr>
      </w:pPr>
      <w:r w:rsidDel="00000000" w:rsidR="00000000" w:rsidRPr="00000000">
        <w:rPr>
          <w:rtl w:val="0"/>
        </w:rPr>
      </w:r>
    </w:p>
    <w:p w:rsidR="00000000" w:rsidDel="00000000" w:rsidP="00000000" w:rsidRDefault="00000000" w:rsidRPr="00000000" w14:paraId="00000050">
      <w:pPr>
        <w:spacing w:after="0" w:line="240" w:lineRule="auto"/>
        <w:rPr>
          <w:sz w:val="22"/>
          <w:szCs w:val="22"/>
        </w:rPr>
      </w:pPr>
      <w:r w:rsidDel="00000000" w:rsidR="00000000" w:rsidRPr="00000000">
        <w:rPr>
          <w:rtl w:val="0"/>
        </w:rPr>
      </w:r>
    </w:p>
    <w:p w:rsidR="00000000" w:rsidDel="00000000" w:rsidP="00000000" w:rsidRDefault="00000000" w:rsidRPr="00000000" w14:paraId="00000051">
      <w:pPr>
        <w:spacing w:after="240" w:lineRule="auto"/>
        <w:jc w:val="center"/>
        <w:rPr/>
      </w:pPr>
      <w:r w:rsidDel="00000000" w:rsidR="00000000" w:rsidRPr="00000000">
        <w:rPr>
          <w:i w:val="1"/>
          <w:iCs w:val="1"/>
          <w:color w:val="595959"/>
          <w:sz w:val="18"/>
          <w:szCs w:val="18"/>
          <w:rtl w:val="0"/>
        </w:rPr>
        <w:t xml:space="preserve">An inline picture stands above this line, drawn at the extent its own drawing records. Its media part travels inside the package and its relationship is preserved as the producer wrote it.</w:t>
      </w:r>
      <w:r w:rsidDel="00000000" w:rsidR="00000000" w:rsidRPr="00000000">
        <w:rPr>
          <w:rtl w:val="0"/>
        </w:rPr>
      </w:r>
    </w:p>
    <w:sectPr>
      <w:headerReference r:id="rId10" w:type="default"/>
      <w:footerReference r:id="rId11"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viewer A" w:id="0" w:date="2026-01-01T00:00:00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thread came out of the producer with a real name on it, which the sanitize step replaced.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pPr>
    <w:r w:rsidDel="00000000" w:rsidR="00000000" w:rsidRPr="00000000">
      <w:rPr>
        <w:sz w:val="18"/>
        <w:szCs w:val="18"/>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2">
      <w:pPr>
        <w:rPr/>
      </w:pPr>
      <w:r w:rsidDel="00000000" w:rsidR="00000000" w:rsidRPr="00000000">
        <w:rPr>
          <w:rStyle w:val="FootnoteReference"/>
          <w:vertAlign w:val="superscript"/>
        </w:rPr>
        <w:footnoteRef/>
      </w:r>
      <w:r w:rsidDel="00000000" w:rsidR="00000000" w:rsidRPr="00000000">
        <w:rPr>
          <w:rtl w:val="0"/>
        </w:rPr>
        <w:t xml:space="preserve"> A footnote sits at the bottom of the page that references it.</w:t>
      </w:r>
    </w:p>
  </w:footnote>
  <w:footnote w:id="1">
    <w:p w:rsidR="00000000" w:rsidDel="00000000" w:rsidP="00000000" w:rsidRDefault="00000000" w:rsidRPr="00000000" w14:paraId="00000053">
      <w:pPr>
        <w:rPr/>
      </w:pPr>
      <w:r w:rsidDel="00000000" w:rsidR="00000000" w:rsidRPr="00000000">
        <w:rPr>
          <w:rStyle w:val="FootnoteReference"/>
          <w:vertAlign w:val="superscript"/>
        </w:rPr>
        <w:footnoteRef/>
      </w:r>
      <w:r w:rsidDel="00000000" w:rsidR="00000000" w:rsidRPr="00000000">
        <w:rPr>
          <w:rtl w:val="0"/>
        </w:rPr>
        <w:t xml:space="preserve"> A second footnote, so that the notes part holds more than one.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right"/>
      <w:rPr/>
    </w:pPr>
    <w:r w:rsidDel="00000000" w:rsidR="00000000" w:rsidRPr="00000000">
      <w:rPr>
        <w:sz w:val="18"/>
        <w:szCs w:val="18"/>
        <w:rtl w:val="0"/>
      </w:rPr>
      <w:t xml:space="preserve">Producer lane fixture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2">
    <w:lvl w:ilvl="0">
      <w:start w:val="1"/>
      <w:numFmt w:val="decimal"/>
      <w:lvlText w:val="%1."/>
      <w:lvlJc w:val="left"/>
      <w:pPr>
        <w:ind w:left="800" w:hanging="400"/>
      </w:pPr>
      <w:rPr/>
    </w:lvl>
    <w:lvl w:ilvl="1">
      <w:start w:val="1"/>
      <w:numFmt w:val="lowerLetter"/>
      <w:lvlText w:val="%2)"/>
      <w:lvlJc w:val="left"/>
      <w:pPr>
        <w:ind w:left="1160" w:hanging="360"/>
      </w:pPr>
      <w:rPr/>
    </w:lvl>
    <w:lvl w:ilvl="2">
      <w:start w:val="1"/>
      <w:numFmt w:val="lowerRoman"/>
      <w:lvlText w:val="%3."/>
      <w:lvlJc w:val="left"/>
      <w:pPr>
        <w:ind w:left="1520" w:hanging="360"/>
      </w:pPr>
      <w:rPr/>
    </w:lvl>
    <w:lvl w:ilvl="3">
      <w:start w:val="1"/>
      <w:numFmt w:val="decimal"/>
      <w:lvlText w:val="%4."/>
      <w:lvlJc w:val="left"/>
      <w:pPr>
        <w:ind w:left="1880" w:hanging="36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666666"/>
      <w:sz w:val="24"/>
      <w:szCs w:val="24"/>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20.0" w:type="dxa"/>
        <w:left w:w="180.0" w:type="dxa"/>
        <w:bottom w:w="12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example.com/editor/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