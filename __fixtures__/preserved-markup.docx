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pStyle w:val="Heading1"/>
        <w:spacing w:after="240"/>
      </w:pPr>
      <w:r>
        <w:t xml:space="preserve">Markup this editor keeps whole</w:t>
      </w:r>
    </w:p>
    <w:p>
      <w:r>
        <w:lastRenderedPageBreak/>
        <w:t xml:space="preserve">A producer leaves a page cache in this paragraph, a soft hy</w:t>
        <w:softHyphen/>
        <w:t xml:space="preserve">phen inside a word, a non</w:t>
        <w:noBreakHyphen/>
        <w:t xml:space="preserve">breaking hyphen between two, then a line break</w:t>
        <w:cr/>
        <w:t xml:space="preserve">and a symbol </w:t>
        <w:sym w:font="Wingdings" w:char="F0E0"/>
        <w:t xml:space="preserve"> ahead of a positional tab.</w:t>
        <w:ptab w:alignment="right" w:relativeTo="margin" w:leader="dot"/>
      </w:r>
    </w:p>
    <w:p>
      <w:r>
        <w:t xml:space="preserve">This page is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of </w:t>
      </w:r>
      <w:fldSimple w:instr=" NUMPAGES ">
        <w:r>
          <w:t xml:space="preserve">2</w:t>
        </w:r>
      </w:fldSimple>
      <w:r>
        <w:t xml:space="preserve"> in all.</w:t>
      </w:r>
    </w:p>
    <w:p>
      <w:proofErr w:type="spellStart"/>
      <w:r>
        <w:t xml:space="preserve">A tracked </w:t>
      </w:r>
      <w:ins w:id="101" w:author="Reviewer A" w:date="2026-01-01T00:00:00Z">
        <w:r>
          <w:t xml:space="preserve">insertion</w:t>
        </w:r>
      </w:ins>
      <w:r>
        <w:t xml:space="preserve"> stands beside a </w:t>
      </w:r>
      <w:del w:id="102" w:author="Reviewer A" w:date="2026-01-01T00:00:00Z">
        <w:r>
          <w:delText xml:space="preserve">deletion</w:delText>
        </w:r>
      </w:del>
      <w:r>
        <w:t xml:space="preserve"> and a </w:t>
      </w:r>
      <w:smartTag w:uri="urn:fixture:tags" w:element="term">
        <w:r>
          <w:t xml:space="preserve">tagged term</w:t>
        </w:r>
      </w:smartTag>
      <w:r>
        <w:t xml:space="preserve">.</w:t>
      </w:r>
    </w:p>
    <w:p>
      <w:bookmarkStart w:id="201" w:name="Clause"/>
      <w:r>
        <w:t xml:space="preserve">A bookmark holds this sentence.</w:t>
      </w:r>
      <w:bookmarkEnd w:id="201"/>
      <w:permStart w:id="202" w:edGrp="everyone"/>
      <w:r>
        <w:t xml:space="preserve"> A permission range holds the next one.</w:t>
      </w:r>
      <w:permEnd w:id="202"/>
      <w:moveFromRangeStart w:id="203" w:name="MovedAway" w:author="Reviewer A" w:date="2026-01-01T00:00:00Z"/>
      <w:r>
        <w:t xml:space="preserve"> A move range holds the last of the three.</w:t>
      </w:r>
      <w:moveFromRangeEnd w:id="203"/>
    </w:p>
    <w:p>
      <w:r>
        <w:t xml:space="preserve">Every paragraph above stays editable around the markup it carries.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bookmarkStart w:id="204" w:name="Column" w:colFirst="0" w:colLast="0"/>
        <w:tc>
          <w:tcPr>
            <w:tcW w:w="4513" w:type="dxa"/>
          </w:tcPr>
          <w:p>
            <w:r>
              <w:t xml:space="preserve">A bookmark under a row</w:t>
            </w:r>
          </w:p>
        </w:tc>
        <w:tc>
          <w:tcPr>
            <w:tcW w:w="4513" w:type="dxa"/>
          </w:tcPr>
          <w:p>
            <w:r>
              <w:t xml:space="preserve">stands this table down.</w:t>
            </w:r>
          </w:p>
        </w:tc>
        <w:bookmarkEnd w:id="204"/>
      </w:tr>
    </w:tbl>
    <w:p>
      <w:r>
        <w:t xml:space="preserve">The table below opens as a table, markup in its cells included.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A plain cell</w:t>
            </w:r>
          </w:p>
        </w:tc>
        <w:sdt>
          <w:sdtPr>
            <w:id w:val="301"/>
          </w:sdtPr>
          <w:sdtContent>
            <w:tc>
              <w:tcPr>
                <w:tcW w:w="4513" w:type="dxa"/>
              </w:tcPr>
              <w:p>
                <w:r>
                  <w:t xml:space="preserve">A control holds this cell</w:t>
                </w:r>
              </w:p>
            </w:tc>
          </w:sdtContent>
        </w:sdt>
      </w:tr>
      <w:tr>
        <w:tc>
          <w:tcPr>
            <w:tcW w:w="4513" w:type="dxa"/>
          </w:tcPr>
          <w:p>
            <w:r>
              <w:t xml:space="preserve">A second plain cell</w:t>
            </w:r>
          </w:p>
        </w:tc>
        <w:tc>
          <w:tcPr>
            <w:tcW w:w="4513" w:type="dxa"/>
          </w:tcPr>
          <w:customXml w:uri="urn:fixture:data" w:element="record">
            <w:p>
              <w:r>
                <w:t xml:space="preserve">Custom XML wraps this block.</w:t>
              </w:r>
            </w:p>
          </w:customXml>
        </w:tc>
      </w:tr>
    </w:tbl>
    <w:p>
      <w:r>
        <w:t xml:space="preserve">Nothing here was saved by a word processor; every part is written on purpose.</w:t>
      </w:r>
    </w:p>
    <w:sectPr>
      <w:pgSz w:w="11906" w:h="16838" w:orient="portrait"/>
      <w:pgMar w:top="1701" w:right="1440" w:bottom="1418" w:left="1440" w:header="709" w:footer="567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Times New Roman"/>
  <w:font w:name="MS Gothic"/>
  <w:font w:name="MS Mincho"/>
  <w:font w:name="Microsoft YaHei"/>
  <w:font w:name="SimSun"/>
  <w:font w:name="Malgun Gothic"/>
  <w:font w:name="Gungsuh"/>
</w:fonts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0">
    <w:multiLevelType w:val="singleLevel"/>
    <w:lvl w:ilvl="0">
      <w:start w:val="1"/>
      <w:numFmt w:val="decimal"/>
      <w:lvlText w:val="%1."/>
      <w:lvlJc w:val="left"/>
      <w:pPr>
        <w:ind w:left="708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next w:val="Normal"/>
    <w:rPr>
      <w:b/>
      <w:bCs/>
      <w:sz w:val="28"/>
      <w:szCs w:val="28"/>
    </w:rPr>
  </w:style>
  <w:style w:type="paragraph" w:styleId="ListParagraph">
    <w:name w:val="List Paragraph"/>
    <w:basedOn w:val="Normal"/>
    <w:next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Yu Gothic"/>
        <a:cs typeface=""/>
        <a:font script="Jpan" typeface="Yu Gothic"/>
        <a:font script="Hans" typeface="Microsoft YaHei"/>
      </a:majorFont>
      <a:minorFont>
        <a:latin typeface="Calibri"/>
        <a:ea typeface="Yu Mincho"/>
        <a:cs typeface=""/>
        <a:font script="Jpan" typeface="Yu Mincho"/>
        <a:font script="Hans" typeface="DengXi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Preserved markup (fixture)</dc:title>
  <dc:creator>docx-editor fixtures</dc:creator>
  <cp:revision>1</cp:revision>
</cp:coreProperties>
</file>